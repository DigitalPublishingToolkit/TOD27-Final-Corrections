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946910" w14:textId="77777777" w:rsidR="00A10DB7" w:rsidRPr="007E5745" w:rsidRDefault="00A10DB7" w:rsidP="00A10DB7">
      <w:pPr>
        <w:pStyle w:val="Heading1"/>
      </w:pPr>
      <w:bookmarkStart w:id="0" w:name="_Toc387255128"/>
      <w:bookmarkStart w:id="1" w:name="_GoBack"/>
      <w:bookmarkEnd w:id="1"/>
      <w:r>
        <w:t>4. From</w:t>
      </w:r>
      <w:r w:rsidRPr="007E5745">
        <w:t xml:space="preserve"> Video</w:t>
      </w:r>
      <w:r>
        <w:t>-in-</w:t>
      </w:r>
      <w:r w:rsidRPr="007E5745">
        <w:t>blogs</w:t>
      </w:r>
      <w:r>
        <w:t xml:space="preserve"> to Videoblogging</w:t>
      </w:r>
      <w:bookmarkEnd w:id="0"/>
    </w:p>
    <w:p w14:paraId="238F5FB5" w14:textId="77777777" w:rsidR="00A10DB7" w:rsidRDefault="00A10DB7" w:rsidP="00A10DB7">
      <w:pPr>
        <w:pStyle w:val="BodyText"/>
      </w:pPr>
      <w:r>
        <w:t xml:space="preserve">In this chapter I want to spend some time connecting the previously discussed technologies to their manifestation in particular videoblogging practices. The aim is to highlight the socio-technical aspect of videobloggers and to ensure that the cultural practices and the technical practices are fused in the account I am making. This is important because the videobloggers encountered the limitations, breakdowns and glitches of their technical milieu in their everyday practice – the technical was intimately related to their work. But further to this, a number of the videobloggers were also developers and programmers, and were keen to develop and iterate the tools they used and share them more widely in the videoblogging community. In this respect, they are very different from the videobloggers who are in evidence today on YouTube. The Youtubers benefit from the ease and abstractions of the platform, without much regard for the underlying video technologies – indeed, they do not need to. However, back in 2004, the milieu was remarkably different, with a plethora of formats, standards, software and the limited bandwidth as previously discussed. It is through a combination of cultural practices and technical restrictions that videoblogging emerges as a practice, and goes on to flourish for a number of years before being swept away in the double whammy of social sharing sites and an avalanche of vernacular video that proliferated in the post-YouTube era. </w:t>
      </w:r>
    </w:p>
    <w:p w14:paraId="4E5774E0" w14:textId="77777777" w:rsidR="00A10DB7" w:rsidRDefault="00A10DB7" w:rsidP="00A10DB7">
      <w:pPr>
        <w:pStyle w:val="BodyText"/>
      </w:pPr>
    </w:p>
    <w:p w14:paraId="0C2B9237" w14:textId="77777777" w:rsidR="00A10DB7" w:rsidRPr="00C14379" w:rsidRDefault="00A10DB7" w:rsidP="00A10DB7">
      <w:pPr>
        <w:pStyle w:val="BodyText"/>
      </w:pPr>
      <w:r>
        <w:t>Much of the</w:t>
      </w:r>
      <w:r w:rsidRPr="007E5745">
        <w:t xml:space="preserve"> videoblogging community behaviour and activity is situated in relation to discussions around </w:t>
      </w:r>
      <w:r>
        <w:t>working with</w:t>
      </w:r>
      <w:r w:rsidRPr="007E5745">
        <w:t xml:space="preserve"> an underlying </w:t>
      </w:r>
      <w:r>
        <w:t>set of technologies</w:t>
      </w:r>
      <w:r w:rsidRPr="007E5745">
        <w:t xml:space="preserve"> </w:t>
      </w:r>
      <w:r>
        <w:t>in</w:t>
      </w:r>
      <w:r w:rsidRPr="007E5745">
        <w:t xml:space="preserve"> a competitive </w:t>
      </w:r>
      <w:r>
        <w:t>and collaborative atmosphere</w:t>
      </w:r>
      <w:r w:rsidRPr="007E5745">
        <w:t xml:space="preserve"> </w:t>
      </w:r>
      <w:r>
        <w:t xml:space="preserve">aimed </w:t>
      </w:r>
      <w:r w:rsidRPr="007E5745">
        <w:t xml:space="preserve">towards the development of </w:t>
      </w:r>
      <w:r>
        <w:t>a</w:t>
      </w:r>
      <w:r w:rsidRPr="007E5745">
        <w:t xml:space="preserve"> platform</w:t>
      </w:r>
      <w:r>
        <w:t>. This included</w:t>
      </w:r>
      <w:r w:rsidRPr="007E5745">
        <w:t xml:space="preserve"> the articulation of competing and often normative ideas of how </w:t>
      </w:r>
      <w:r>
        <w:t>a</w:t>
      </w:r>
      <w:r w:rsidRPr="007E5745">
        <w:t xml:space="preserve"> </w:t>
      </w:r>
      <w:r>
        <w:t xml:space="preserve">video </w:t>
      </w:r>
      <w:r w:rsidRPr="007E5745">
        <w:t xml:space="preserve">platform </w:t>
      </w:r>
      <w:r>
        <w:t>‘</w:t>
      </w:r>
      <w:r w:rsidRPr="007E5745">
        <w:t>should be</w:t>
      </w:r>
      <w:r>
        <w:t>’</w:t>
      </w:r>
      <w:r w:rsidRPr="007E5745">
        <w:t xml:space="preserve">, and eventually the emergence of a </w:t>
      </w:r>
      <w:r w:rsidRPr="007E5745">
        <w:rPr>
          <w:i/>
        </w:rPr>
        <w:t>platform imaginary</w:t>
      </w:r>
      <w:r>
        <w:t xml:space="preserve"> (see figure 3), that guided</w:t>
      </w:r>
      <w:r w:rsidRPr="007E5745">
        <w:t xml:space="preserve"> the implementation and content creation practices </w:t>
      </w:r>
      <w:r>
        <w:t>in videoblogging. This imaginary wa</w:t>
      </w:r>
      <w:r w:rsidRPr="007E5745">
        <w:t>s constructed through discourse an</w:t>
      </w:r>
      <w:r>
        <w:t>d computer programming code and</w:t>
      </w:r>
      <w:r w:rsidRPr="007E5745">
        <w:t xml:space="preserve"> supplemented through demo websites, prototypes and mock-ups. Usually, but not </w:t>
      </w:r>
      <w:r>
        <w:t>always, the platform imaginary wa</w:t>
      </w:r>
      <w:r w:rsidRPr="007E5745">
        <w:t xml:space="preserve">s guided by a few key individual developers and users, </w:t>
      </w:r>
      <w:r>
        <w:t>and some</w:t>
      </w:r>
      <w:r w:rsidRPr="007E5745">
        <w:t xml:space="preserve"> </w:t>
      </w:r>
      <w:r w:rsidRPr="007E5745">
        <w:lastRenderedPageBreak/>
        <w:t>companies, bu</w:t>
      </w:r>
      <w:r>
        <w:t xml:space="preserve">t in many cases the companies did </w:t>
      </w:r>
      <w:r w:rsidRPr="007E5745">
        <w:t>not understand the platform imaginary</w:t>
      </w:r>
      <w:r>
        <w:t>. This is fairly common, seen for example on Twitter, in the way the early</w:t>
      </w:r>
      <w:r w:rsidRPr="007E5745">
        <w:t xml:space="preserve"> users’ practices developed the @mention and hashtag</w:t>
      </w:r>
      <w:r>
        <w:t xml:space="preserve"> </w:t>
      </w:r>
      <w:r w:rsidRPr="007E5745">
        <w:t>functionality</w:t>
      </w:r>
      <w:r>
        <w:t>,</w:t>
      </w:r>
      <w:r w:rsidRPr="007E5745">
        <w:t xml:space="preserve"> and to which the company at first didn’t pay attention to because it was</w:t>
      </w:r>
      <w:r>
        <w:t xml:space="preserve"> considered to</w:t>
      </w:r>
      <w:r w:rsidRPr="007E5745">
        <w:t xml:space="preserve"> </w:t>
      </w:r>
      <w:r>
        <w:t>be ‘</w:t>
      </w:r>
      <w:r w:rsidRPr="007E5745">
        <w:t>too geeky</w:t>
      </w:r>
      <w:r>
        <w:t>’.</w:t>
      </w:r>
      <w:r w:rsidRPr="007E5745">
        <w:rPr>
          <w:rStyle w:val="FootnoteReference"/>
          <w:szCs w:val="22"/>
        </w:rPr>
        <w:footnoteReference w:id="1"/>
      </w:r>
      <w:r>
        <w:t xml:space="preserve"> Equally, a set of norms developed quite quickly around videoblogging and a number of developers and companies attempted to build software around these emerging practices. Similarly, </w:t>
      </w:r>
      <w:r>
        <w:rPr>
          <w:lang w:val="en-US"/>
        </w:rPr>
        <w:t>the early T</w:t>
      </w:r>
      <w:r w:rsidRPr="00D538E6">
        <w:rPr>
          <w:lang w:val="en-US"/>
        </w:rPr>
        <w:t>witter platform had very little functionality for sociality and was conceived as a communications channel. The very active early adopter community therefore developed a new set of practices, such as re-tweeting (RT), mentioning (@-mentions) and hashtags (#) to make up for lack of technical functions. These were later absorbed into code in the current system. This kind of appropriation of user innovation is ver</w:t>
      </w:r>
      <w:r>
        <w:rPr>
          <w:lang w:val="en-US"/>
        </w:rPr>
        <w:t>y common on technical platforms.</w:t>
      </w:r>
    </w:p>
    <w:p w14:paraId="7E94FD7A" w14:textId="77777777" w:rsidR="00A10DB7" w:rsidRDefault="00A10DB7" w:rsidP="00A10DB7">
      <w:pPr>
        <w:pStyle w:val="BodyText"/>
      </w:pPr>
    </w:p>
    <w:p w14:paraId="34CD25AF" w14:textId="77777777" w:rsidR="00A10DB7" w:rsidRDefault="00A10DB7" w:rsidP="00A10DB7">
      <w:pPr>
        <w:pStyle w:val="BodyText"/>
      </w:pPr>
      <w:r>
        <w:t>C</w:t>
      </w:r>
      <w:r w:rsidRPr="007E5745">
        <w:t xml:space="preserve">ompanies like Microsoft employ proprietary, or closed, code for </w:t>
      </w:r>
      <w:r>
        <w:t>most of</w:t>
      </w:r>
      <w:r w:rsidRPr="007E5745">
        <w:t xml:space="preserve"> their software packages, and, likewise, companies like Facebook and Twitter are notoriously protective of their technical systems. Within these, the abstraction of technical processes </w:t>
      </w:r>
      <w:r>
        <w:t xml:space="preserve">(as seen with the emergence of Web 2.0 technologies) </w:t>
      </w:r>
      <w:r w:rsidRPr="007E5745">
        <w:t>creates new user experiences built around convenience when using the web. For instance, compare the action of posting a video on a w</w:t>
      </w:r>
      <w:r>
        <w:t>ebsite before the emergence of W</w:t>
      </w:r>
      <w:r w:rsidRPr="007E5745">
        <w:t>eb 2.0 – copying a link, pasting the link (with the correct html) into your website or blog, then either waiting for someone to visit your site or emailing a link to this particular page (via your email) to a number of contacts, all entered by hand – with the much simpler ‘one-click’ embedding of a YouTube video directly onto the Facebook Timeline, instantly shared with your Facebook friends.</w:t>
      </w:r>
      <w:r>
        <w:t xml:space="preserve"> Compare this again to sharing a brief video clip with all your friends via Snapchat, or Instagram stories – where short videos are instantly pushed to all their devices. T</w:t>
      </w:r>
      <w:r w:rsidRPr="007E5745">
        <w:t xml:space="preserve">his has profound effects on the experiences of the users, and should have profound effects on the way in which these technical systems are studied; </w:t>
      </w:r>
      <w:r>
        <w:t>What we need to do is</w:t>
      </w:r>
      <w:r w:rsidRPr="007E5745">
        <w:t xml:space="preserve"> </w:t>
      </w:r>
      <w:r>
        <w:t>‘</w:t>
      </w:r>
      <w:r w:rsidRPr="007E5745">
        <w:t>to challenge our perception of the Web as rooted within the visual aesthetic of the user interface</w:t>
      </w:r>
      <w:r>
        <w:t>’.</w:t>
      </w:r>
      <w:r>
        <w:rPr>
          <w:rStyle w:val="FootnoteReference"/>
        </w:rPr>
        <w:footnoteReference w:id="2"/>
      </w:r>
      <w:r>
        <w:t xml:space="preserve"> A platform-based methodology i</w:t>
      </w:r>
      <w:r w:rsidRPr="007E5745">
        <w:t>s a way to uncover the</w:t>
      </w:r>
      <w:r>
        <w:t>se</w:t>
      </w:r>
      <w:r w:rsidRPr="007E5745">
        <w:t xml:space="preserve"> underlying processes that tie the various </w:t>
      </w:r>
      <w:r>
        <w:t>‘</w:t>
      </w:r>
      <w:r w:rsidRPr="007E5745">
        <w:t>modular</w:t>
      </w:r>
      <w:r>
        <w:t>’</w:t>
      </w:r>
      <w:r w:rsidRPr="007E5745">
        <w:t xml:space="preserve"> elements of </w:t>
      </w:r>
      <w:r>
        <w:t>W</w:t>
      </w:r>
      <w:r w:rsidRPr="007E5745">
        <w:t xml:space="preserve">eb 2.0 world together, allowing for </w:t>
      </w:r>
      <w:r>
        <w:t xml:space="preserve">critical analysis of </w:t>
      </w:r>
      <w:r w:rsidRPr="007E5745">
        <w:t xml:space="preserve">protocols </w:t>
      </w:r>
      <w:r>
        <w:t xml:space="preserve">and the way they </w:t>
      </w:r>
      <w:r w:rsidRPr="007E5745">
        <w:t xml:space="preserve">are </w:t>
      </w:r>
      <w:r>
        <w:t>‘</w:t>
      </w:r>
      <w:r w:rsidRPr="007E5745">
        <w:t>articulated so as to channel information in specific ways and this enact</w:t>
      </w:r>
      <w:r>
        <w:t>s</w:t>
      </w:r>
      <w:r w:rsidRPr="007E5745">
        <w:t xml:space="preserve"> specific economic, legal and cultural dynamics</w:t>
      </w:r>
      <w:r>
        <w:t>’</w:t>
      </w:r>
      <w:r w:rsidRPr="007E5745">
        <w:t>.</w:t>
      </w:r>
      <w:r>
        <w:rPr>
          <w:rStyle w:val="FootnoteReference"/>
        </w:rPr>
        <w:footnoteReference w:id="3"/>
      </w:r>
      <w:r w:rsidRPr="007E5745">
        <w:t xml:space="preserve"> </w:t>
      </w:r>
    </w:p>
    <w:p w14:paraId="3D2B87DC" w14:textId="77777777" w:rsidR="00A10DB7" w:rsidRPr="00AB12ED" w:rsidRDefault="00A10DB7" w:rsidP="00A10DB7">
      <w:pPr>
        <w:pStyle w:val="Caption"/>
      </w:pPr>
      <w:r w:rsidRPr="00385034">
        <w:rPr>
          <w:rFonts w:cs="Times New Roman"/>
          <w:noProof/>
          <w:lang w:val="en-US"/>
        </w:rPr>
        <w:drawing>
          <wp:inline distT="0" distB="0" distL="0" distR="0" wp14:anchorId="6A3DA858" wp14:editId="5A70285C">
            <wp:extent cx="5384800" cy="3444240"/>
            <wp:effectExtent l="0" t="0" r="0" b="10160"/>
            <wp:docPr id="1" name="Picture 1" descr="Macintosh HD:Users:trinebjorkmannberry:Library:Containers:com.apple.mail:Data:Library:Mail Downloads:B80BBED1-D731-4561-B5DE-DEC79BF7D600:Screen Shot 2018-03-22 at 20.2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rinebjorkmannberry:Library:Containers:com.apple.mail:Data:Library:Mail Downloads:B80BBED1-D731-4561-B5DE-DEC79BF7D600:Screen Shot 2018-03-22 at 20.26.2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4800" cy="3444240"/>
                    </a:xfrm>
                    <a:prstGeom prst="rect">
                      <a:avLst/>
                    </a:prstGeom>
                    <a:noFill/>
                    <a:ln>
                      <a:noFill/>
                    </a:ln>
                  </pic:spPr>
                </pic:pic>
              </a:graphicData>
            </a:graphic>
          </wp:inline>
        </w:drawing>
      </w:r>
      <w:r>
        <w:tab/>
      </w:r>
      <w:r>
        <w:tab/>
      </w:r>
      <w:bookmarkStart w:id="2" w:name="_Toc387254613"/>
      <w:r>
        <w:t xml:space="preserve">Figure </w:t>
      </w:r>
      <w:r>
        <w:fldChar w:fldCharType="begin"/>
      </w:r>
      <w:r>
        <w:instrText xml:space="preserve"> SEQ Figure \* ARABIC </w:instrText>
      </w:r>
      <w:r>
        <w:fldChar w:fldCharType="separate"/>
      </w:r>
      <w:r>
        <w:rPr>
          <w:noProof/>
        </w:rPr>
        <w:t>1</w:t>
      </w:r>
      <w:r>
        <w:rPr>
          <w:noProof/>
        </w:rPr>
        <w:fldChar w:fldCharType="end"/>
      </w:r>
      <w:r>
        <w:t xml:space="preserve">: </w:t>
      </w:r>
      <w:r w:rsidRPr="00CC5C15">
        <w:t>A Schematic overview of the videoblog platform, 2005</w:t>
      </w:r>
      <w:r>
        <w:t>.</w:t>
      </w:r>
      <w:bookmarkEnd w:id="2"/>
    </w:p>
    <w:p w14:paraId="4A07E23B" w14:textId="77777777" w:rsidR="00A10DB7" w:rsidRPr="007E5745" w:rsidRDefault="00A10DB7" w:rsidP="00A10DB7">
      <w:pPr>
        <w:pStyle w:val="BodyText"/>
      </w:pPr>
      <w:r>
        <w:t>Langlois et al</w:t>
      </w:r>
      <w:r w:rsidRPr="007E5745">
        <w:t xml:space="preserve"> </w:t>
      </w:r>
      <w:r>
        <w:t>calls this going</w:t>
      </w:r>
      <w:r w:rsidRPr="007E5745">
        <w:t xml:space="preserve"> </w:t>
      </w:r>
      <w:r>
        <w:t>‘</w:t>
      </w:r>
      <w:r w:rsidRPr="007E5745">
        <w:t>beyond and below the user interface</w:t>
      </w:r>
      <w:r>
        <w:t>’</w:t>
      </w:r>
      <w:r w:rsidRPr="007E5745">
        <w:t xml:space="preserve">. </w:t>
      </w:r>
      <w:r>
        <w:t>Here I draw on</w:t>
      </w:r>
      <w:r w:rsidRPr="007E5745">
        <w:t xml:space="preserve"> </w:t>
      </w:r>
      <w:r>
        <w:t>software studies and related approaches</w:t>
      </w:r>
      <w:r w:rsidRPr="007E5745">
        <w:t xml:space="preserve"> to examine the technical and social elements of platform-based communities</w:t>
      </w:r>
      <w:r>
        <w:t>. The aim is to</w:t>
      </w:r>
      <w:r w:rsidRPr="007E5745">
        <w:t xml:space="preserve"> try and locate the interconnections and co-constructions of the </w:t>
      </w:r>
      <w:r>
        <w:t>‘</w:t>
      </w:r>
      <w:r w:rsidRPr="007E5745">
        <w:t>network</w:t>
      </w:r>
      <w:r>
        <w:t>’</w:t>
      </w:r>
      <w:r w:rsidRPr="007E5745">
        <w:t xml:space="preserve"> and </w:t>
      </w:r>
      <w:r>
        <w:t>‘</w:t>
      </w:r>
      <w:r w:rsidRPr="007E5745">
        <w:t>community</w:t>
      </w:r>
      <w:r>
        <w:t>’</w:t>
      </w:r>
      <w:r w:rsidRPr="007E5745">
        <w:t xml:space="preserve">. I do this by analysing the communities in question at a point </w:t>
      </w:r>
      <w:r w:rsidRPr="007E5745">
        <w:rPr>
          <w:i/>
        </w:rPr>
        <w:t>before</w:t>
      </w:r>
      <w:r w:rsidRPr="007E5745">
        <w:t xml:space="preserve"> the </w:t>
      </w:r>
      <w:r>
        <w:t>‘corporate colonis</w:t>
      </w:r>
      <w:r w:rsidRPr="007E5745">
        <w:t>ation</w:t>
      </w:r>
      <w:r>
        <w:t>’</w:t>
      </w:r>
      <w:r w:rsidRPr="007E5745">
        <w:t xml:space="preserve"> takes place. In other words, I look at the constellation of technical systems and user-practices of the early adopter communities in a period of instability, before the platforms have been set in place, and at a point where individual users still have the power to influence changes on the building of the network. For these purposes, I use </w:t>
      </w:r>
      <w:r w:rsidRPr="007E5745">
        <w:rPr>
          <w:i/>
        </w:rPr>
        <w:t>network</w:t>
      </w:r>
      <w:r w:rsidRPr="007E5745">
        <w:t xml:space="preserve"> to refer to the material level of the technical-social level and </w:t>
      </w:r>
      <w:r w:rsidRPr="007E5745">
        <w:rPr>
          <w:i/>
        </w:rPr>
        <w:t>community</w:t>
      </w:r>
      <w:r w:rsidRPr="007E5745">
        <w:t xml:space="preserve"> to refer to the socio-cultural level of the socio-technical associations that form in these technical-social assemblages. </w:t>
      </w:r>
      <w:r>
        <w:t>It is</w:t>
      </w:r>
      <w:r w:rsidRPr="007E5745">
        <w:t xml:space="preserve"> important to map the way in which the technical level, as network, is co-constructed, and yet constantly iterated by the early-adopter community who populate </w:t>
      </w:r>
      <w:r>
        <w:t>it</w:t>
      </w:r>
      <w:r w:rsidRPr="007E5745">
        <w:t xml:space="preserve">. </w:t>
      </w:r>
      <w:r>
        <w:t>Additionally</w:t>
      </w:r>
      <w:r w:rsidRPr="007E5745">
        <w:t>, I am interested in the way in which mediators (like apps), function to mediate the interface between the network and the community, and in some cases intensify, shape and facilitate particular forms of sociality on the network.</w:t>
      </w:r>
    </w:p>
    <w:p w14:paraId="2B7ECD13" w14:textId="77777777" w:rsidR="00A10DB7" w:rsidRDefault="00A10DB7" w:rsidP="00A10DB7">
      <w:pPr>
        <w:pStyle w:val="BodyText"/>
      </w:pPr>
    </w:p>
    <w:p w14:paraId="3A8E0B00" w14:textId="77777777" w:rsidR="00A10DB7" w:rsidRPr="007E5745" w:rsidRDefault="00A10DB7" w:rsidP="00A10DB7">
      <w:pPr>
        <w:pStyle w:val="BodyText"/>
        <w:rPr>
          <w:szCs w:val="22"/>
        </w:rPr>
      </w:pPr>
      <w:r>
        <w:t xml:space="preserve">So now I want to use this approach to look at </w:t>
      </w:r>
      <w:r w:rsidRPr="007E5745">
        <w:t xml:space="preserve">videoblogging itself, drawing on the empirical data gathered </w:t>
      </w:r>
      <w:r>
        <w:t>through</w:t>
      </w:r>
      <w:r w:rsidRPr="007E5745">
        <w:t xml:space="preserve"> my virtual ethnographic fieldwork. </w:t>
      </w:r>
      <w:r>
        <w:t>L</w:t>
      </w:r>
      <w:r w:rsidRPr="007E5745">
        <w:t xml:space="preserve">ooking at different aspects of the videoblogging practice, </w:t>
      </w:r>
      <w:r>
        <w:t>I start</w:t>
      </w:r>
      <w:r w:rsidRPr="007E5745">
        <w:t xml:space="preserve"> with </w:t>
      </w:r>
      <w:r>
        <w:t>its technical foundation. I look</w:t>
      </w:r>
      <w:r w:rsidRPr="007E5745">
        <w:t xml:space="preserve"> closely at how the technologies available to, created and maintained by the videoblogging community were conceptualised and discussed. This helps explore the emergence of a videoblogging platform imaginary. </w:t>
      </w:r>
      <w:r>
        <w:t>But</w:t>
      </w:r>
      <w:r w:rsidRPr="007E5745">
        <w:t xml:space="preserve"> although this technical knowledge is necessary to gain a deep understanding of the videoblogging practice, it is not sufficient unless we also look at how these technological structures are negotiated and the conditions under which these practices emerge.</w:t>
      </w:r>
      <w:r w:rsidRPr="00595502">
        <w:rPr>
          <w:szCs w:val="22"/>
        </w:rPr>
        <w:t xml:space="preserve"> </w:t>
      </w:r>
      <w:r>
        <w:rPr>
          <w:szCs w:val="22"/>
        </w:rPr>
        <w:t>P</w:t>
      </w:r>
      <w:r w:rsidRPr="007E5745">
        <w:rPr>
          <w:szCs w:val="22"/>
        </w:rPr>
        <w:t>articipat</w:t>
      </w:r>
      <w:r>
        <w:rPr>
          <w:szCs w:val="22"/>
        </w:rPr>
        <w:t>ory culture was not created by W</w:t>
      </w:r>
      <w:r w:rsidRPr="007E5745">
        <w:rPr>
          <w:szCs w:val="22"/>
        </w:rPr>
        <w:t xml:space="preserve">eb 2.0 platforms such as YouTube, rather, platforms such as YouTube </w:t>
      </w:r>
      <w:r>
        <w:rPr>
          <w:szCs w:val="22"/>
        </w:rPr>
        <w:t>were</w:t>
      </w:r>
      <w:r w:rsidRPr="007E5745">
        <w:rPr>
          <w:szCs w:val="22"/>
        </w:rPr>
        <w:t xml:space="preserve"> so quickly accepted by the mainstream because for decades groups of participatory cultures had prepared the way for the early adopti</w:t>
      </w:r>
      <w:r>
        <w:rPr>
          <w:szCs w:val="22"/>
        </w:rPr>
        <w:t>on of these kinds of platforms.</w:t>
      </w:r>
      <w:r>
        <w:rPr>
          <w:rStyle w:val="FootnoteReference"/>
          <w:szCs w:val="22"/>
        </w:rPr>
        <w:footnoteReference w:id="4"/>
      </w:r>
    </w:p>
    <w:p w14:paraId="7648C235" w14:textId="77777777" w:rsidR="00A10DB7" w:rsidRDefault="00A10DB7" w:rsidP="00A10DB7">
      <w:pPr>
        <w:pStyle w:val="BodyText"/>
        <w:rPr>
          <w:szCs w:val="22"/>
        </w:rPr>
      </w:pPr>
    </w:p>
    <w:p w14:paraId="604F68D5" w14:textId="77777777" w:rsidR="00A10DB7" w:rsidRDefault="00A10DB7" w:rsidP="00A10DB7">
      <w:pPr>
        <w:pStyle w:val="BodyText"/>
        <w:rPr>
          <w:szCs w:val="22"/>
        </w:rPr>
      </w:pPr>
      <w:r w:rsidRPr="007E5745">
        <w:rPr>
          <w:szCs w:val="22"/>
        </w:rPr>
        <w:t xml:space="preserve">From a purely screenic perspective, a </w:t>
      </w:r>
      <w:r w:rsidRPr="00AD4F2E">
        <w:rPr>
          <w:szCs w:val="22"/>
        </w:rPr>
        <w:t>videoblog</w:t>
      </w:r>
      <w:r w:rsidRPr="007E5745">
        <w:rPr>
          <w:szCs w:val="22"/>
        </w:rPr>
        <w:t xml:space="preserve"> is a blog that uses video as its main form of expression. The videobloggers used a variety of blogging software, most notable Blogger, although many converted to Wordpress as that platform </w:t>
      </w:r>
      <w:r>
        <w:rPr>
          <w:szCs w:val="22"/>
        </w:rPr>
        <w:t>grew in</w:t>
      </w:r>
      <w:r w:rsidRPr="007E5745">
        <w:rPr>
          <w:szCs w:val="22"/>
        </w:rPr>
        <w:t xml:space="preserve"> popular</w:t>
      </w:r>
      <w:r>
        <w:rPr>
          <w:szCs w:val="22"/>
        </w:rPr>
        <w:t>ity.</w:t>
      </w:r>
      <w:r>
        <w:rPr>
          <w:rStyle w:val="FootnoteReference"/>
          <w:szCs w:val="22"/>
        </w:rPr>
        <w:footnoteReference w:id="5"/>
      </w:r>
      <w:r>
        <w:rPr>
          <w:szCs w:val="22"/>
        </w:rPr>
        <w:t xml:space="preserve"> Blogs settled into a particular design in the early 2000s, where the sidebar contained links to other blogs usually related to the one being read. This was called a ‘blogroll’ and was a popular way of building comments about and a readership for blogs. The sidebar also signalled to the reader the kind of context the blogger liked to position herself in (e.g. ‘mummy-bloggers’ would link to other ‘mummy-bloggers’, fashion bloggers to other fashion sites and so on). T</w:t>
      </w:r>
      <w:r w:rsidRPr="007E5745">
        <w:rPr>
          <w:szCs w:val="22"/>
        </w:rPr>
        <w:t>he sidebar of a videoblog often had additional information about the videoblogger, such as other sites they maintained</w:t>
      </w:r>
      <w:r>
        <w:rPr>
          <w:szCs w:val="22"/>
        </w:rPr>
        <w:t xml:space="preserve">, </w:t>
      </w:r>
      <w:r w:rsidRPr="007E5745">
        <w:rPr>
          <w:szCs w:val="22"/>
        </w:rPr>
        <w:t>a blogroll of other videoblogs they liked or would recommend, and links to community we</w:t>
      </w:r>
      <w:r>
        <w:rPr>
          <w:szCs w:val="22"/>
        </w:rPr>
        <w:t>bsites, services and platforms</w:t>
      </w:r>
      <w:r w:rsidRPr="007E5745">
        <w:rPr>
          <w:szCs w:val="22"/>
        </w:rPr>
        <w:t>. Similar to a blog, the videoblog had an available archive, a profile page and a profile image.</w:t>
      </w:r>
      <w:r>
        <w:rPr>
          <w:szCs w:val="22"/>
        </w:rPr>
        <w:t xml:space="preserve"> </w:t>
      </w:r>
    </w:p>
    <w:p w14:paraId="61759DB3" w14:textId="77777777" w:rsidR="00A10DB7" w:rsidRDefault="00A10DB7" w:rsidP="00A10DB7">
      <w:pPr>
        <w:spacing w:line="240" w:lineRule="auto"/>
        <w:rPr>
          <w:rFonts w:cs="Times New Roman"/>
          <w:szCs w:val="22"/>
        </w:rPr>
      </w:pPr>
    </w:p>
    <w:p w14:paraId="782FD290" w14:textId="77777777" w:rsidR="00A10DB7" w:rsidRDefault="00A10DB7" w:rsidP="00A10DB7">
      <w:pPr>
        <w:pStyle w:val="Caption"/>
        <w:tabs>
          <w:tab w:val="left" w:pos="2747"/>
          <w:tab w:val="center" w:pos="4249"/>
        </w:tabs>
        <w:jc w:val="left"/>
      </w:pPr>
      <w:r w:rsidRPr="007E5745">
        <w:rPr>
          <w:rFonts w:cs="Times New Roman"/>
          <w:noProof/>
          <w:szCs w:val="22"/>
          <w:lang w:val="en-US"/>
        </w:rPr>
        <w:drawing>
          <wp:inline distT="0" distB="0" distL="0" distR="0" wp14:anchorId="1BC93CF2" wp14:editId="1233DC7E">
            <wp:extent cx="2076450" cy="2893525"/>
            <wp:effectExtent l="0" t="0" r="635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png"/>
                    <pic:cNvPicPr/>
                  </pic:nvPicPr>
                  <pic:blipFill>
                    <a:blip r:embed="rId9">
                      <a:extLst>
                        <a:ext uri="{28A0092B-C50C-407E-A947-70E740481C1C}">
                          <a14:useLocalDpi xmlns:a14="http://schemas.microsoft.com/office/drawing/2010/main" val="0"/>
                        </a:ext>
                      </a:extLst>
                    </a:blip>
                    <a:stretch>
                      <a:fillRect/>
                    </a:stretch>
                  </pic:blipFill>
                  <pic:spPr>
                    <a:xfrm>
                      <a:off x="0" y="0"/>
                      <a:ext cx="2079838" cy="2898246"/>
                    </a:xfrm>
                    <a:prstGeom prst="rect">
                      <a:avLst/>
                    </a:prstGeom>
                  </pic:spPr>
                </pic:pic>
              </a:graphicData>
            </a:graphic>
          </wp:inline>
        </w:drawing>
      </w:r>
      <w:r>
        <w:tab/>
      </w:r>
    </w:p>
    <w:p w14:paraId="5DADC5C9" w14:textId="77777777" w:rsidR="00A10DB7" w:rsidRPr="007E5745" w:rsidRDefault="00A10DB7" w:rsidP="00A10DB7">
      <w:pPr>
        <w:pStyle w:val="Caption"/>
        <w:tabs>
          <w:tab w:val="left" w:pos="2747"/>
          <w:tab w:val="center" w:pos="4249"/>
        </w:tabs>
        <w:jc w:val="left"/>
        <w:rPr>
          <w:rFonts w:cs="Times New Roman"/>
          <w:szCs w:val="22"/>
        </w:rPr>
      </w:pPr>
      <w:r>
        <w:tab/>
      </w:r>
      <w:bookmarkStart w:id="3" w:name="_Toc387254614"/>
      <w:r>
        <w:t xml:space="preserve">Figure </w:t>
      </w:r>
      <w:r>
        <w:fldChar w:fldCharType="begin"/>
      </w:r>
      <w:r>
        <w:instrText xml:space="preserve"> SEQ Figure \* ARABIC </w:instrText>
      </w:r>
      <w:r>
        <w:fldChar w:fldCharType="separate"/>
      </w:r>
      <w:r>
        <w:rPr>
          <w:noProof/>
        </w:rPr>
        <w:t>2</w:t>
      </w:r>
      <w:r>
        <w:rPr>
          <w:noProof/>
        </w:rPr>
        <w:fldChar w:fldCharType="end"/>
      </w:r>
      <w:r>
        <w:t xml:space="preserve">: </w:t>
      </w:r>
      <w:r w:rsidRPr="004376D2">
        <w:t>Typical videoblog post</w:t>
      </w:r>
      <w:bookmarkEnd w:id="3"/>
    </w:p>
    <w:p w14:paraId="6E89AA60" w14:textId="77777777" w:rsidR="00A10DB7" w:rsidRDefault="00A10DB7" w:rsidP="00A10DB7">
      <w:pPr>
        <w:spacing w:line="240" w:lineRule="auto"/>
        <w:rPr>
          <w:rFonts w:cs="Times New Roman"/>
          <w:szCs w:val="22"/>
        </w:rPr>
      </w:pPr>
    </w:p>
    <w:p w14:paraId="325A1678" w14:textId="77777777" w:rsidR="00A10DB7" w:rsidRPr="007E5745" w:rsidRDefault="00A10DB7" w:rsidP="00A10DB7">
      <w:pPr>
        <w:pStyle w:val="BodyText"/>
      </w:pPr>
      <w:r>
        <w:t xml:space="preserve">A blog could be said to be made up of four main components. There was the main body of text, which would contain the most recent post at the top (figure 4), with subsequent posts displayed below. There was a sidebar, which contained the blogroll, advertising, a search bar, link to a profile page, subscriber button, and various other information. There was also an archive, which gave access to the previous posts on the blog, and finally, there tended to be a comment section, which allowed other readers to post text and engage in debate on the blog. By 2003 these had become fairly standardised and with the emergence of blogging platforms such as Blogger and Typepad, became very common layout templates on blog systems. It was therefore natural for the videobloggers to build on these existing structures when they first started posting videoblogs. </w:t>
      </w:r>
    </w:p>
    <w:p w14:paraId="451CBB28" w14:textId="77777777" w:rsidR="00A10DB7" w:rsidRDefault="00A10DB7" w:rsidP="00A10DB7">
      <w:pPr>
        <w:pStyle w:val="BodyText"/>
      </w:pPr>
    </w:p>
    <w:p w14:paraId="7A44C4E5" w14:textId="77777777" w:rsidR="00A10DB7" w:rsidRDefault="00A10DB7" w:rsidP="00A10DB7">
      <w:pPr>
        <w:pStyle w:val="BodyText"/>
      </w:pPr>
      <w:r>
        <w:t>I</w:t>
      </w:r>
      <w:r w:rsidRPr="007E5745">
        <w:t xml:space="preserve">ndividual posts </w:t>
      </w:r>
      <w:r>
        <w:t>on a blog were time stamped with</w:t>
      </w:r>
      <w:r w:rsidRPr="007E5745">
        <w:t xml:space="preserve"> information such as </w:t>
      </w:r>
      <w:r>
        <w:t xml:space="preserve">the </w:t>
      </w:r>
      <w:r w:rsidRPr="007E5745">
        <w:t xml:space="preserve">date and time the video was posted, </w:t>
      </w:r>
      <w:r>
        <w:t>which</w:t>
      </w:r>
      <w:r w:rsidRPr="007E5745">
        <w:t xml:space="preserve"> </w:t>
      </w:r>
      <w:r>
        <w:t xml:space="preserve">video </w:t>
      </w:r>
      <w:r w:rsidRPr="007E5745">
        <w:t>formats the videoblogger made available, a short description of the video (including credits to musicians of music hosting companies), how many comments had been left, and a permalink to the post (</w:t>
      </w:r>
      <w:r>
        <w:t>figure 4</w:t>
      </w:r>
      <w:r w:rsidRPr="007E5745">
        <w:t xml:space="preserve">). </w:t>
      </w:r>
      <w:r>
        <w:t xml:space="preserve">For example, a post might link to four different video formats or codecs, such as QuickTime, Windows media player (WMP), DivX or flash. The most common format was QuickTime, due to the reliance on Apple hardware and software to create the videos, but other formats were often included to widen the possible audience. </w:t>
      </w:r>
    </w:p>
    <w:p w14:paraId="3B427D74" w14:textId="77777777" w:rsidR="00A10DB7" w:rsidRDefault="00A10DB7" w:rsidP="00A10DB7">
      <w:pPr>
        <w:spacing w:line="240" w:lineRule="auto"/>
        <w:rPr>
          <w:rFonts w:cs="Times New Roman"/>
          <w:szCs w:val="22"/>
        </w:rPr>
      </w:pPr>
    </w:p>
    <w:p w14:paraId="00D39327" w14:textId="77777777" w:rsidR="00A10DB7" w:rsidRDefault="00A10DB7" w:rsidP="00A10DB7">
      <w:pPr>
        <w:pStyle w:val="Caption"/>
        <w:tabs>
          <w:tab w:val="left" w:pos="1547"/>
          <w:tab w:val="center" w:pos="4249"/>
        </w:tabs>
        <w:jc w:val="left"/>
      </w:pPr>
      <w:r w:rsidRPr="007E5745">
        <w:rPr>
          <w:rFonts w:cs="Times New Roman"/>
          <w:noProof/>
          <w:szCs w:val="22"/>
          <w:lang w:val="en-US"/>
        </w:rPr>
        <w:drawing>
          <wp:inline distT="0" distB="0" distL="0" distR="0" wp14:anchorId="6A9E99AC" wp14:editId="617A5BC3">
            <wp:extent cx="3483610" cy="3191933"/>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png"/>
                    <pic:cNvPicPr/>
                  </pic:nvPicPr>
                  <pic:blipFill rotWithShape="1">
                    <a:blip r:embed="rId10">
                      <a:extLst>
                        <a:ext uri="{28A0092B-C50C-407E-A947-70E740481C1C}">
                          <a14:useLocalDpi xmlns:a14="http://schemas.microsoft.com/office/drawing/2010/main" val="0"/>
                        </a:ext>
                      </a:extLst>
                    </a:blip>
                    <a:srcRect b="3009"/>
                    <a:stretch/>
                  </pic:blipFill>
                  <pic:spPr bwMode="auto">
                    <a:xfrm>
                      <a:off x="0" y="0"/>
                      <a:ext cx="3483610" cy="3191933"/>
                    </a:xfrm>
                    <a:prstGeom prst="rect">
                      <a:avLst/>
                    </a:prstGeom>
                    <a:ln>
                      <a:noFill/>
                    </a:ln>
                    <a:extLst>
                      <a:ext uri="{53640926-AAD7-44d8-BBD7-CCE9431645EC}">
                        <a14:shadowObscured xmlns:a14="http://schemas.microsoft.com/office/drawing/2010/main"/>
                      </a:ext>
                    </a:extLst>
                  </pic:spPr>
                </pic:pic>
              </a:graphicData>
            </a:graphic>
          </wp:inline>
        </w:drawing>
      </w:r>
      <w:r>
        <w:tab/>
      </w:r>
      <w:r w:rsidRPr="007E5745">
        <w:rPr>
          <w:rFonts w:cs="Times New Roman"/>
          <w:noProof/>
          <w:szCs w:val="22"/>
          <w:lang w:val="en-US"/>
        </w:rPr>
        <w:drawing>
          <wp:inline distT="0" distB="0" distL="0" distR="0" wp14:anchorId="2E1F207B" wp14:editId="7B2DE3F3">
            <wp:extent cx="1125009" cy="3119817"/>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png"/>
                    <pic:cNvPicPr/>
                  </pic:nvPicPr>
                  <pic:blipFill>
                    <a:blip r:embed="rId11">
                      <a:extLst>
                        <a:ext uri="{28A0092B-C50C-407E-A947-70E740481C1C}">
                          <a14:useLocalDpi xmlns:a14="http://schemas.microsoft.com/office/drawing/2010/main" val="0"/>
                        </a:ext>
                      </a:extLst>
                    </a:blip>
                    <a:stretch>
                      <a:fillRect/>
                    </a:stretch>
                  </pic:blipFill>
                  <pic:spPr>
                    <a:xfrm>
                      <a:off x="0" y="0"/>
                      <a:ext cx="1126272" cy="3123319"/>
                    </a:xfrm>
                    <a:prstGeom prst="rect">
                      <a:avLst/>
                    </a:prstGeom>
                  </pic:spPr>
                </pic:pic>
              </a:graphicData>
            </a:graphic>
          </wp:inline>
        </w:drawing>
      </w:r>
      <w:bookmarkStart w:id="4" w:name="_Toc387254615"/>
    </w:p>
    <w:p w14:paraId="4FC0E1A2" w14:textId="77777777" w:rsidR="00A10DB7" w:rsidRPr="007E5745" w:rsidRDefault="00A10DB7" w:rsidP="00A10DB7">
      <w:pPr>
        <w:pStyle w:val="Caption"/>
        <w:rPr>
          <w:rFonts w:cs="Times New Roman"/>
          <w:szCs w:val="22"/>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w:t>
      </w:r>
      <w:r w:rsidRPr="00D05E9E">
        <w:rPr>
          <w:i/>
        </w:rPr>
        <w:t>Mum’s Brag vlog</w:t>
      </w:r>
      <w:r>
        <w:t xml:space="preserve"> by Erin Nealy. Sidebar with blogroll.</w:t>
      </w:r>
      <w:bookmarkEnd w:id="4"/>
      <w:r>
        <w:t xml:space="preserve"> </w:t>
      </w:r>
    </w:p>
    <w:p w14:paraId="359CF2F9" w14:textId="77777777" w:rsidR="00A10DB7" w:rsidRDefault="00A10DB7" w:rsidP="00A10DB7">
      <w:pPr>
        <w:spacing w:line="240" w:lineRule="auto"/>
        <w:rPr>
          <w:rFonts w:cs="Times New Roman"/>
          <w:szCs w:val="22"/>
        </w:rPr>
      </w:pPr>
    </w:p>
    <w:p w14:paraId="612207B5" w14:textId="77777777" w:rsidR="00A10DB7" w:rsidRDefault="00A10DB7" w:rsidP="00A10DB7">
      <w:pPr>
        <w:pStyle w:val="BodyText"/>
      </w:pPr>
      <w:r w:rsidRPr="007E5745">
        <w:t xml:space="preserve">Videoblogs generally featured short videos, </w:t>
      </w:r>
      <w:r>
        <w:t>each one usually between 1-</w:t>
      </w:r>
      <w:r w:rsidRPr="007E5745">
        <w:t xml:space="preserve">5 minutes </w:t>
      </w:r>
      <w:r>
        <w:t>in duration</w:t>
      </w:r>
      <w:r w:rsidRPr="007E5745">
        <w:t>, which could be viewed, commented on and downloaded by users over the internet</w:t>
      </w:r>
      <w:r>
        <w:t xml:space="preserve">. </w:t>
      </w:r>
      <w:r w:rsidRPr="004C704A">
        <w:rPr>
          <w:lang w:val="en-US"/>
        </w:rPr>
        <w:t xml:space="preserve">The ability to download videos from videoblogs was an important technical </w:t>
      </w:r>
      <w:r>
        <w:rPr>
          <w:lang w:val="en-US"/>
        </w:rPr>
        <w:t>requirement</w:t>
      </w:r>
      <w:r w:rsidRPr="004C704A">
        <w:rPr>
          <w:lang w:val="en-US"/>
        </w:rPr>
        <w:t>. This was because the de-coupling of the video from the videoblog was a necessity for syndication, which formed the basis for dissemination of videoblogs at the time. It also stood in direct contrast to other, proprietary video platforms such as Vimeo, Veoh</w:t>
      </w:r>
      <w:r>
        <w:rPr>
          <w:lang w:val="en-US"/>
        </w:rPr>
        <w:t xml:space="preserve"> </w:t>
      </w:r>
      <w:r w:rsidRPr="004C704A">
        <w:rPr>
          <w:lang w:val="en-US"/>
        </w:rPr>
        <w:t>and YouTube, which prevented the user from downloading content.</w:t>
      </w:r>
      <w:r>
        <w:rPr>
          <w:rStyle w:val="FootnoteReference"/>
          <w:szCs w:val="22"/>
          <w:lang w:val="en-US"/>
        </w:rPr>
        <w:footnoteReference w:id="6"/>
      </w:r>
      <w:r>
        <w:rPr>
          <w:lang w:val="en-US"/>
        </w:rPr>
        <w:t xml:space="preserve"> </w:t>
      </w:r>
      <w:r w:rsidRPr="007E5745">
        <w:t xml:space="preserve">The content of videoblogs varied greatly, from personal diaries to news programs, sci-fi shows and more artistic videos. The videoblog </w:t>
      </w:r>
      <w:r>
        <w:t>tended to have</w:t>
      </w:r>
      <w:r w:rsidRPr="007E5745">
        <w:t xml:space="preserve"> the author’s post</w:t>
      </w:r>
      <w:r>
        <w:t>s</w:t>
      </w:r>
      <w:r w:rsidRPr="007E5745">
        <w:t xml:space="preserve"> in reverse chronological order, </w:t>
      </w:r>
      <w:r>
        <w:t xml:space="preserve">with </w:t>
      </w:r>
      <w:r w:rsidRPr="007E5745">
        <w:t>the newest at the top (</w:t>
      </w:r>
      <w:r>
        <w:t>figure</w:t>
      </w:r>
      <w:r w:rsidRPr="007E5745">
        <w:t xml:space="preserve"> </w:t>
      </w:r>
      <w:r>
        <w:t>5</w:t>
      </w:r>
      <w:r w:rsidRPr="007E5745">
        <w:t xml:space="preserve">). </w:t>
      </w:r>
      <w:r>
        <w:t xml:space="preserve">This aided the user with finding the latest blog post or video and helped to drive user ‘traffic’ to the content and gave a sense of newness to the blog. </w:t>
      </w:r>
    </w:p>
    <w:p w14:paraId="718E8F01" w14:textId="77777777" w:rsidR="00A10DB7" w:rsidRDefault="00A10DB7" w:rsidP="00A10DB7">
      <w:pPr>
        <w:pStyle w:val="BodyText"/>
      </w:pPr>
    </w:p>
    <w:p w14:paraId="05111AEB" w14:textId="77777777" w:rsidR="00A10DB7" w:rsidRDefault="00A10DB7" w:rsidP="00A10DB7">
      <w:pPr>
        <w:pStyle w:val="BodyText"/>
      </w:pPr>
      <w:r>
        <w:t>I want to spend a little time exploring further</w:t>
      </w:r>
      <w:r w:rsidRPr="007E5745">
        <w:t xml:space="preserve"> some of the technical affordances</w:t>
      </w:r>
      <w:r>
        <w:t>,</w:t>
      </w:r>
      <w:r w:rsidRPr="007E5745">
        <w:t xml:space="preserve"> specifications and protocols that served </w:t>
      </w:r>
      <w:r>
        <w:t>to stabilise the videoblog form</w:t>
      </w:r>
      <w:r w:rsidRPr="007E5745">
        <w:t xml:space="preserve">. </w:t>
      </w:r>
      <w:r>
        <w:t>At</w:t>
      </w:r>
      <w:r w:rsidRPr="007E5745">
        <w:t xml:space="preserve"> a time of fervent development of technologies around video and moving images, particularly in relation to codecs (used for video compression)</w:t>
      </w:r>
      <w:r>
        <w:t>,</w:t>
      </w:r>
      <w:r w:rsidRPr="007E5745">
        <w:t xml:space="preserve"> </w:t>
      </w:r>
      <w:r>
        <w:t xml:space="preserve">it is hard to remember just how confusing and fragmented video in the web was during this time. Not only were there competing standards, codecs, encoders and formats, but there were also a multitude of different players, plug-ins and applications that introduced their own idiosyncrasies as shown in the last chapter. For example, the flash (.flv) format was written for desktops and was very frustrating to use (most videobloggers at this time avoided it) and was highly processor intensive – a reason that Steve Jobs banished it from the iPod and iPhone. Taken together, these technologies slowly combined to create what Kittler called a technical a priori, that is </w:t>
      </w:r>
      <w:r w:rsidRPr="007E5745">
        <w:t>the establishment of a common set of technical standards which serve as foundations on which action and cul</w:t>
      </w:r>
      <w:r>
        <w:t>tural practice might take place</w:t>
      </w:r>
      <w:r w:rsidRPr="007E5745">
        <w:t>.</w:t>
      </w:r>
      <w:r>
        <w:rPr>
          <w:rStyle w:val="FootnoteReference"/>
          <w:szCs w:val="22"/>
        </w:rPr>
        <w:footnoteReference w:id="7"/>
      </w:r>
      <w:r w:rsidRPr="007E5745">
        <w:t xml:space="preserve"> </w:t>
      </w:r>
      <w:r>
        <w:t xml:space="preserve">Bernard Geoghegan argues that </w:t>
      </w:r>
      <w:r w:rsidRPr="007E5745">
        <w:t xml:space="preserve">a </w:t>
      </w:r>
      <w:r>
        <w:t>‘</w:t>
      </w:r>
      <w:r w:rsidRPr="007E5745">
        <w:t>technological a priori defines the scope and logic of distinct cultural formations and epistemes</w:t>
      </w:r>
      <w:r>
        <w:t>’</w:t>
      </w:r>
      <w:r w:rsidRPr="007E5745">
        <w:t>.</w:t>
      </w:r>
      <w:r>
        <w:rPr>
          <w:rStyle w:val="FootnoteReference"/>
          <w:szCs w:val="22"/>
        </w:rPr>
        <w:footnoteReference w:id="8"/>
      </w:r>
      <w:r w:rsidRPr="007E5745">
        <w:t xml:space="preserve"> </w:t>
      </w:r>
      <w:r>
        <w:t>In this case,</w:t>
      </w:r>
      <w:r w:rsidRPr="007E5745">
        <w:t xml:space="preserve"> standards grew out of a number of cultural techniques that were shared amongst the members of the vid</w:t>
      </w:r>
      <w:r>
        <w:t xml:space="preserve">eoblogging community. As Adrian Miles, videoblogger, early community member and academic of hypertext, narrative and technical systems, </w:t>
      </w:r>
      <w:r w:rsidRPr="007E5745">
        <w:t>explained,</w:t>
      </w:r>
      <w:r>
        <w:t xml:space="preserve"> ‘</w:t>
      </w:r>
      <w:r w:rsidRPr="007E5745">
        <w:t>in terms of codecs and picking up an earlier qu</w:t>
      </w:r>
      <w:r>
        <w:t>estion about standards. I use</w:t>
      </w:r>
      <w:r w:rsidRPr="007E5745">
        <w:t xml:space="preserve"> [QuickTime] for everything because I do interactive work a</w:t>
      </w:r>
      <w:r>
        <w:t>nd it is the best architecture... The codec isn’t great but it…</w:t>
      </w:r>
      <w:r w:rsidRPr="007E5745">
        <w:t xml:space="preserve"> means any mpeg4 complian</w:t>
      </w:r>
      <w:r>
        <w:t>t client can view it, anywhere</w:t>
      </w:r>
      <w:r w:rsidRPr="007E5745">
        <w:t>.</w:t>
      </w:r>
      <w:r>
        <w:t>’</w:t>
      </w:r>
      <w:r>
        <w:rPr>
          <w:rStyle w:val="FootnoteReference"/>
          <w:szCs w:val="22"/>
        </w:rPr>
        <w:footnoteReference w:id="9"/>
      </w:r>
      <w:r>
        <w:t xml:space="preserve"> In </w:t>
      </w:r>
      <w:r w:rsidRPr="007E5745">
        <w:t xml:space="preserve">many cases these technical standards were defaults in video software or the common codec or format used in </w:t>
      </w:r>
      <w:r>
        <w:t>industry, e.g. QuickTime was the default codec in iMovie</w:t>
      </w:r>
      <w:r w:rsidRPr="007E5745">
        <w:t xml:space="preserve">. </w:t>
      </w:r>
      <w:r>
        <w:t>But</w:t>
      </w:r>
      <w:r w:rsidRPr="007E5745">
        <w:t xml:space="preserve"> in a similar fashion to discussions ov</w:t>
      </w:r>
      <w:r>
        <w:t>er open source software</w:t>
      </w:r>
      <w:r w:rsidRPr="007E5745">
        <w:t>, videobloggers would question the use of closed codecs or software platforms.</w:t>
      </w:r>
      <w:r w:rsidRPr="007E5745">
        <w:rPr>
          <w:rStyle w:val="FootnoteReference"/>
          <w:szCs w:val="22"/>
        </w:rPr>
        <w:footnoteReference w:id="10"/>
      </w:r>
      <w:r>
        <w:t xml:space="preserve"> For example, as one of the videobloggers, Jay De</w:t>
      </w:r>
      <w:r w:rsidRPr="007E5745">
        <w:t>dman argued</w:t>
      </w:r>
      <w:r>
        <w:t>;</w:t>
      </w:r>
    </w:p>
    <w:p w14:paraId="7C425F17" w14:textId="77777777" w:rsidR="00A10DB7" w:rsidRPr="007E5745" w:rsidRDefault="00A10DB7" w:rsidP="00A10DB7">
      <w:pPr>
        <w:pStyle w:val="BlockQuote"/>
      </w:pPr>
      <w:r w:rsidRPr="007E5745">
        <w:t xml:space="preserve">I know a big question is simply: why should I care about open codecs? Aren’t codecs free now? Flash and </w:t>
      </w:r>
      <w:r>
        <w:t>QuickTime</w:t>
      </w:r>
      <w:r w:rsidRPr="007E5745">
        <w:t xml:space="preserve"> are monetarily free for the most part. It’s difficult to find arguments for this now. The concern is when either/both these codecs become totally dominant...and web video is the new TV for lack of a better word. We need an open codec to either challenge the status quo...or</w:t>
      </w:r>
      <w:r>
        <w:t xml:space="preserve"> be a solid alternative</w:t>
      </w:r>
      <w:r w:rsidRPr="007E5745">
        <w:t>.</w:t>
      </w:r>
      <w:r>
        <w:rPr>
          <w:rStyle w:val="FootnoteReference"/>
          <w:szCs w:val="22"/>
        </w:rPr>
        <w:footnoteReference w:id="11"/>
      </w:r>
    </w:p>
    <w:p w14:paraId="1946FEA0" w14:textId="77777777" w:rsidR="00A10DB7" w:rsidRPr="007E5745" w:rsidRDefault="00A10DB7" w:rsidP="00A10DB7">
      <w:pPr>
        <w:pStyle w:val="BodyText"/>
      </w:pPr>
      <w:r w:rsidRPr="007E5745">
        <w:t xml:space="preserve">At the time, there were </w:t>
      </w:r>
      <w:r>
        <w:t>many</w:t>
      </w:r>
      <w:r w:rsidRPr="007E5745">
        <w:t xml:space="preserve"> incompatible video standards, and rapid updates, alongside the paucity of bandwidth on the internet, </w:t>
      </w:r>
      <w:r>
        <w:t xml:space="preserve">which </w:t>
      </w:r>
      <w:r w:rsidRPr="007E5745">
        <w:t>combined to render much video unwatchable or difficult to view. It is no surprise then that the videoblogging community began to slowly coalesce around a series of informal stand</w:t>
      </w:r>
      <w:r>
        <w:t xml:space="preserve">ards in relation to their work. These standards created certain </w:t>
      </w:r>
      <w:r w:rsidRPr="007E5745">
        <w:t xml:space="preserve">digital artefacts embedded in the videos </w:t>
      </w:r>
      <w:r>
        <w:t xml:space="preserve">which </w:t>
      </w:r>
      <w:r w:rsidRPr="007E5745">
        <w:t xml:space="preserve">also created a </w:t>
      </w:r>
      <w:r>
        <w:t>distinctive</w:t>
      </w:r>
      <w:r w:rsidRPr="007E5745">
        <w:t xml:space="preserve"> digital video aesthetic</w:t>
      </w:r>
      <w:r>
        <w:t xml:space="preserve">. This aesthetic </w:t>
      </w:r>
      <w:r w:rsidRPr="007E5745">
        <w:t xml:space="preserve">featured high-compression and therefore pixelisation, low frame rates and often muffled or distorted sound. Miles </w:t>
      </w:r>
      <w:r>
        <w:t>argued that most of the presets within video-editing software  packages ‘</w:t>
      </w:r>
      <w:r w:rsidRPr="007E5745">
        <w:t xml:space="preserve">treat things like ‘dialup’ as a compression setting so that video will stream in real time at that data rate, so it has to compress very hard to achieve this. But you’re not </w:t>
      </w:r>
      <w:r>
        <w:t xml:space="preserve">trying to real time stream, you’re progressive streaming… </w:t>
      </w:r>
      <w:r w:rsidRPr="007E5745">
        <w:t>If they</w:t>
      </w:r>
      <w:r>
        <w:t xml:space="preserve"> want it, they will wait</w:t>
      </w:r>
      <w:r w:rsidRPr="007E5745">
        <w:t>.</w:t>
      </w:r>
      <w:r>
        <w:t>’</w:t>
      </w:r>
      <w:r>
        <w:rPr>
          <w:rStyle w:val="FootnoteReference"/>
          <w:szCs w:val="22"/>
        </w:rPr>
        <w:footnoteReference w:id="12"/>
      </w:r>
      <w:r>
        <w:t xml:space="preserve"> </w:t>
      </w:r>
      <w:r w:rsidRPr="007E5745">
        <w:t xml:space="preserve">By progressive </w:t>
      </w:r>
      <w:r>
        <w:t>streaming</w:t>
      </w:r>
      <w:r w:rsidRPr="007E5745">
        <w:t xml:space="preserve">, Miles is referring to the two major ways in which video is encoded, either as progressive, that is the image is downloaded completely as an image, rather like a photograph, before displaying the frame, or interlaced, where alternating horizontal lines of video are displayed. In the second case, the illusion of a higher resolution is made because the flipping between frames (one is the horizontal lines 1, 3, 5, 7 and so on, and then the other 2, 4, 6, 8, etc.), however the image does appear to jump and move around if our eyes catch the interlacing taking place. In the case of progressive video (and </w:t>
      </w:r>
      <w:r>
        <w:t xml:space="preserve">the reason </w:t>
      </w:r>
      <w:r w:rsidRPr="007E5745">
        <w:t xml:space="preserve">why video is marked </w:t>
      </w:r>
      <w:r>
        <w:t xml:space="preserve">with a ‘p’ as in </w:t>
      </w:r>
      <w:r w:rsidRPr="007E5745">
        <w:t>480p, 720p, 1080p) the image is sharper and realistic, whereas in interlaced (where video is marked 480i, 720i, 1080i</w:t>
      </w:r>
      <w:r>
        <w:t>) the image is sent</w:t>
      </w:r>
      <w:r w:rsidRPr="007E5745">
        <w:t xml:space="preserve"> at half resolution on alternate frames. Clearly then, interlaced video will download much faster than progressive, but with markedly lower quality, and this would be </w:t>
      </w:r>
      <w:r w:rsidRPr="007E5745">
        <w:rPr>
          <w:i/>
        </w:rPr>
        <w:t>in addition</w:t>
      </w:r>
      <w:r w:rsidRPr="007E5745">
        <w:t xml:space="preserve"> to the digital artefacts made into the video by the video compression codecs. It is therefore </w:t>
      </w:r>
      <w:r>
        <w:t>interesting that videobloggers believed they were maximizing</w:t>
      </w:r>
      <w:r w:rsidRPr="007E5745">
        <w:t xml:space="preserve"> video quality </w:t>
      </w:r>
      <w:r>
        <w:t>in preference to the problems they associated with real-time streaming.</w:t>
      </w:r>
      <w:r w:rsidRPr="007E5745">
        <w:t xml:space="preserve"> </w:t>
      </w:r>
      <w:r>
        <w:t>W</w:t>
      </w:r>
      <w:r w:rsidRPr="007E5745">
        <w:t>hen downloaded</w:t>
      </w:r>
      <w:r>
        <w:t>, they argued it</w:t>
      </w:r>
      <w:r w:rsidRPr="007E5745">
        <w:t xml:space="preserve"> would be of higher quality and more enjoyable to watch as a visual medium</w:t>
      </w:r>
      <w:r>
        <w:t>, which is ironic when we now look back on these videos and observe their comparatively low video quality and the various video digital artefacts that were common in these early video codecs</w:t>
      </w:r>
      <w:r w:rsidRPr="007E5745">
        <w:t xml:space="preserve">. </w:t>
      </w:r>
    </w:p>
    <w:p w14:paraId="53A310F9" w14:textId="77777777" w:rsidR="00A10DB7" w:rsidRDefault="00A10DB7" w:rsidP="00A10DB7">
      <w:pPr>
        <w:pStyle w:val="BodyText"/>
      </w:pPr>
      <w:r>
        <w:t xml:space="preserve"> </w:t>
      </w:r>
    </w:p>
    <w:p w14:paraId="31CEF9EC" w14:textId="77777777" w:rsidR="00A10DB7" w:rsidRPr="007E5745" w:rsidRDefault="00A10DB7" w:rsidP="00A10DB7">
      <w:pPr>
        <w:pStyle w:val="BodyText"/>
      </w:pPr>
      <w:r>
        <w:t>D</w:t>
      </w:r>
      <w:r w:rsidRPr="007E5745">
        <w:t>iscussion</w:t>
      </w:r>
      <w:r>
        <w:t>s</w:t>
      </w:r>
      <w:r w:rsidRPr="007E5745">
        <w:t xml:space="preserve"> </w:t>
      </w:r>
      <w:r>
        <w:t>around</w:t>
      </w:r>
      <w:r w:rsidRPr="007E5745">
        <w:t xml:space="preserve"> standards </w:t>
      </w:r>
      <w:r>
        <w:t xml:space="preserve">were very common in the videoblogging community. For example, </w:t>
      </w:r>
      <w:r w:rsidRPr="007E5745">
        <w:t>the size of the window for the video</w:t>
      </w:r>
      <w:r>
        <w:t xml:space="preserve">, </w:t>
      </w:r>
      <w:r w:rsidRPr="007E5745">
        <w:t>that is</w:t>
      </w:r>
      <w:r>
        <w:t>,</w:t>
      </w:r>
      <w:r w:rsidRPr="007E5745">
        <w:t xml:space="preserve"> the number of pixels in the x and y plane that made up the image</w:t>
      </w:r>
      <w:r>
        <w:t>, was widely discussed</w:t>
      </w:r>
      <w:r w:rsidRPr="007E5745">
        <w:t>. Th</w:t>
      </w:r>
      <w:r>
        <w:t xml:space="preserve">is </w:t>
      </w:r>
      <w:r w:rsidRPr="007E5745">
        <w:t xml:space="preserve">determined the size of the video but also the complexity of the video content and hence the amount of time it would take for the editor software (e.g. CPU processor time) to export a video that could be distributed via blogs and online more generally. The compromise between video size and quality was a perennial issue in relation to videoblogging and defined, in many cases, the aesthetic of the videoblog. The </w:t>
      </w:r>
      <w:r>
        <w:t>‘</w:t>
      </w:r>
      <w:r w:rsidRPr="007E5745">
        <w:t>typical</w:t>
      </w:r>
      <w:r>
        <w:t>’</w:t>
      </w:r>
      <w:r w:rsidRPr="007E5745">
        <w:t xml:space="preserve"> videoblog was distributed with a resol</w:t>
      </w:r>
      <w:r>
        <w:t>ution of 320x</w:t>
      </w:r>
      <w:r w:rsidRPr="007E5745">
        <w:t xml:space="preserve">240 pixels, which is </w:t>
      </w:r>
      <w:r>
        <w:t>essentially</w:t>
      </w:r>
      <w:r w:rsidRPr="007E5745">
        <w:t xml:space="preserve"> half the size of the visible portion of a standard tele</w:t>
      </w:r>
      <w:r>
        <w:t xml:space="preserve">vision signal in North America, otherwise referred to as NTSC. </w:t>
      </w:r>
      <w:r w:rsidRPr="007E5745">
        <w:t xml:space="preserve">These videos tended to display at 15 frames per second. In fact 640x480 is </w:t>
      </w:r>
      <w:r>
        <w:t xml:space="preserve">the </w:t>
      </w:r>
      <w:r w:rsidRPr="007E5745">
        <w:t>standa</w:t>
      </w:r>
      <w:r>
        <w:t>rd definition, 4:3 aspect ratio</w:t>
      </w:r>
      <w:r w:rsidRPr="007E5745">
        <w:t xml:space="preserve"> NTSC video, so by halving the pixels the videoblogger halves the data needing to be compressed and sent. The 480 lines is standard definition (SD) video and anything above 480 horizontal lines (usually 720 or 1080 for consumer videos, camcorders or cameras) is high definition (HD) video. Settling on 320x240 pixels for the size of the video file, was a standard format that emerged out of these compromising technical affordances (size of file, speed of processing, ease of distribution) and cultural preferences (video aesthetic, length of video, complexity of material). </w:t>
      </w:r>
      <w:r w:rsidRPr="000A53A0">
        <w:rPr>
          <w:lang w:val="en-US"/>
        </w:rPr>
        <w:t xml:space="preserve">Agreeing on a standard preference also became a marker of </w:t>
      </w:r>
      <w:r>
        <w:rPr>
          <w:lang w:val="en-US"/>
        </w:rPr>
        <w:t>membership of the videoblogging sub-groups and became a relatively standard format for distributing videoblogs</w:t>
      </w:r>
      <w:r w:rsidRPr="000A53A0">
        <w:rPr>
          <w:lang w:val="en-US"/>
        </w:rPr>
        <w:t>.</w:t>
      </w:r>
    </w:p>
    <w:p w14:paraId="6C56A7ED" w14:textId="77777777" w:rsidR="00A10DB7" w:rsidRDefault="00A10DB7" w:rsidP="00A10DB7">
      <w:pPr>
        <w:pStyle w:val="BodyText"/>
      </w:pPr>
    </w:p>
    <w:p w14:paraId="53751D17" w14:textId="77777777" w:rsidR="00A10DB7" w:rsidRDefault="00A10DB7" w:rsidP="00A10DB7">
      <w:pPr>
        <w:pStyle w:val="BodyText"/>
      </w:pPr>
      <w:r w:rsidRPr="007E5745">
        <w:t xml:space="preserve">It is amazing how fast video has developed </w:t>
      </w:r>
      <w:r>
        <w:t xml:space="preserve">such </w:t>
      </w:r>
      <w:r w:rsidRPr="007E5745">
        <w:t>that we might talk about the softwariz</w:t>
      </w:r>
      <w:r>
        <w:t>ation of digital video. There has been a</w:t>
      </w:r>
      <w:r w:rsidRPr="007E5745">
        <w:t xml:space="preserve"> disappearance of the </w:t>
      </w:r>
      <w:r>
        <w:t>‘</w:t>
      </w:r>
      <w:r w:rsidRPr="007E5745">
        <w:t>prosumer</w:t>
      </w:r>
      <w:r>
        <w:t>’</w:t>
      </w:r>
      <w:r w:rsidRPr="007E5745">
        <w:t xml:space="preserve"> video camera and its replacement with the </w:t>
      </w:r>
      <w:r>
        <w:t>digital video</w:t>
      </w:r>
      <w:r w:rsidRPr="007E5745">
        <w:t xml:space="preserve"> (though of course, the digital camera and </w:t>
      </w:r>
      <w:r>
        <w:t>the digital mobile phone remain</w:t>
      </w:r>
      <w:r w:rsidRPr="007E5745">
        <w:t xml:space="preserve"> piece</w:t>
      </w:r>
      <w:r>
        <w:t>s</w:t>
      </w:r>
      <w:r w:rsidRPr="007E5745">
        <w:t xml:space="preserve"> of hardware). </w:t>
      </w:r>
      <w:r>
        <w:t>This predates the launch of the iPhone in 2007 and other video-capable smartphones that have since become the de facto device(s) for capturing everyday video. Indeed, videobloggers had a keen</w:t>
      </w:r>
      <w:r w:rsidRPr="007E5745">
        <w:t xml:space="preserve"> interest </w:t>
      </w:r>
      <w:r>
        <w:t>in</w:t>
      </w:r>
      <w:r w:rsidRPr="007E5745">
        <w:t xml:space="preserve"> small, portable digital video cameras that could create video </w:t>
      </w:r>
      <w:r>
        <w:t>quickly and transfer it to a computer with ease</w:t>
      </w:r>
      <w:r w:rsidRPr="007E5745">
        <w:t xml:space="preserve">. </w:t>
      </w:r>
    </w:p>
    <w:p w14:paraId="4EE9EE12" w14:textId="77777777" w:rsidR="00A10DB7" w:rsidRDefault="00A10DB7" w:rsidP="00A10DB7">
      <w:pPr>
        <w:pStyle w:val="BodyText"/>
      </w:pPr>
    </w:p>
    <w:p w14:paraId="7F5F05E5" w14:textId="77777777" w:rsidR="00A10DB7" w:rsidRPr="007E5745" w:rsidRDefault="00A10DB7" w:rsidP="00A10DB7">
      <w:pPr>
        <w:pStyle w:val="BodyText"/>
      </w:pPr>
      <w:r w:rsidRPr="007E5745">
        <w:t xml:space="preserve">At the time of my interviews, only one of my informants shot videos on a </w:t>
      </w:r>
      <w:r>
        <w:t>‘</w:t>
      </w:r>
      <w:r w:rsidRPr="007E5745">
        <w:t>professional</w:t>
      </w:r>
      <w:r>
        <w:t>’</w:t>
      </w:r>
      <w:r w:rsidRPr="007E5745">
        <w:t xml:space="preserve"> camera (Roxanne</w:t>
      </w:r>
      <w:r>
        <w:t xml:space="preserve"> Darling</w:t>
      </w:r>
      <w:r w:rsidRPr="007E5745">
        <w:t xml:space="preserve">) and only two recorded video on a mobile phone, </w:t>
      </w:r>
      <w:r>
        <w:t>using the</w:t>
      </w:r>
      <w:r w:rsidRPr="007E5745">
        <w:t xml:space="preserve"> Nokia N95 (Steve </w:t>
      </w:r>
      <w:r>
        <w:t xml:space="preserve">Garfield </w:t>
      </w:r>
      <w:r w:rsidRPr="007E5745">
        <w:t>and Rupert</w:t>
      </w:r>
      <w:r>
        <w:t xml:space="preserve"> Howe</w:t>
      </w:r>
      <w:r w:rsidRPr="007E5745">
        <w:t>), with three others (Andreas</w:t>
      </w:r>
      <w:r>
        <w:t xml:space="preserve"> Hagustrup Pedersen</w:t>
      </w:r>
      <w:r w:rsidRPr="007E5745">
        <w:t xml:space="preserve">, Sam </w:t>
      </w:r>
      <w:r>
        <w:t xml:space="preserve">Reinsew </w:t>
      </w:r>
      <w:r w:rsidRPr="007E5745">
        <w:t>and David</w:t>
      </w:r>
      <w:r>
        <w:t xml:space="preserve"> Howell</w:t>
      </w:r>
      <w:r w:rsidRPr="007E5745">
        <w:t xml:space="preserve">) </w:t>
      </w:r>
      <w:r>
        <w:t xml:space="preserve">explaining that </w:t>
      </w:r>
      <w:r w:rsidRPr="007E5745">
        <w:t>they combined mobile phone with a hand-held camera. Casey</w:t>
      </w:r>
      <w:r>
        <w:t xml:space="preserve"> McKinnon</w:t>
      </w:r>
      <w:r w:rsidRPr="007E5745">
        <w:t>, who aimed to build a career from her videoblog sci-fi show, G</w:t>
      </w:r>
      <w:r>
        <w:t>alacticast, shot video</w:t>
      </w:r>
      <w:r w:rsidRPr="007E5745">
        <w:t xml:space="preserve"> on a HD digital camera. A small group shot on </w:t>
      </w:r>
      <w:r>
        <w:t>‘</w:t>
      </w:r>
      <w:r w:rsidRPr="007E5745">
        <w:t>digital cameras</w:t>
      </w:r>
      <w:r>
        <w:t>’</w:t>
      </w:r>
      <w:r w:rsidRPr="007E5745">
        <w:t xml:space="preserve"> (Loiez</w:t>
      </w:r>
      <w:r>
        <w:t xml:space="preserve"> Deniel</w:t>
      </w:r>
      <w:r w:rsidRPr="007E5745">
        <w:t>, Juan</w:t>
      </w:r>
      <w:r>
        <w:t xml:space="preserve"> Falla</w:t>
      </w:r>
      <w:r w:rsidRPr="007E5745">
        <w:t>, Jen P</w:t>
      </w:r>
      <w:r>
        <w:t>roctor</w:t>
      </w:r>
      <w:r w:rsidRPr="007E5745">
        <w:t xml:space="preserve">, </w:t>
      </w:r>
      <w:r>
        <w:t>Gromik Nicholas</w:t>
      </w:r>
      <w:r w:rsidRPr="007E5745">
        <w:t xml:space="preserve"> and Raymond</w:t>
      </w:r>
      <w:r>
        <w:t xml:space="preserve"> M. Kristiansen</w:t>
      </w:r>
      <w:r w:rsidRPr="007E5745">
        <w:t xml:space="preserve">) and the rest referred to their recording equipment as </w:t>
      </w:r>
      <w:r>
        <w:t>‘</w:t>
      </w:r>
      <w:r w:rsidRPr="007E5745">
        <w:t>hand-held</w:t>
      </w:r>
      <w:r>
        <w:t>’</w:t>
      </w:r>
      <w:r w:rsidRPr="007E5745">
        <w:t xml:space="preserve"> (Richard BF, Richard H</w:t>
      </w:r>
      <w:r>
        <w:t>all</w:t>
      </w:r>
      <w:r w:rsidRPr="007E5745">
        <w:t>, Mary</w:t>
      </w:r>
      <w:r>
        <w:t xml:space="preserve"> Matthews</w:t>
      </w:r>
      <w:r w:rsidRPr="007E5745">
        <w:t>, Markus</w:t>
      </w:r>
      <w:r>
        <w:t xml:space="preserve"> Sandy</w:t>
      </w:r>
      <w:r w:rsidRPr="007E5745">
        <w:t>, Erin</w:t>
      </w:r>
      <w:r>
        <w:t xml:space="preserve"> Nealy</w:t>
      </w:r>
      <w:r w:rsidRPr="007E5745">
        <w:t>, Daniel</w:t>
      </w:r>
      <w:r>
        <w:t xml:space="preserve"> Liss</w:t>
      </w:r>
      <w:r w:rsidRPr="007E5745">
        <w:t>, Cheryl</w:t>
      </w:r>
      <w:r>
        <w:t xml:space="preserve"> Colan</w:t>
      </w:r>
      <w:r w:rsidRPr="007E5745">
        <w:t>, Bekah</w:t>
      </w:r>
      <w:r>
        <w:t xml:space="preserve"> Havens</w:t>
      </w:r>
      <w:r w:rsidRPr="007E5745">
        <w:t>, Erik</w:t>
      </w:r>
      <w:r>
        <w:t xml:space="preserve"> Nelson</w:t>
      </w:r>
      <w:r w:rsidRPr="007E5745">
        <w:t>, Paris</w:t>
      </w:r>
      <w:r>
        <w:t xml:space="preserve"> Marashi</w:t>
      </w:r>
      <w:r w:rsidRPr="007E5745">
        <w:t>, Zadi</w:t>
      </w:r>
      <w:r>
        <w:t xml:space="preserve"> Diaz</w:t>
      </w:r>
      <w:r w:rsidRPr="007E5745">
        <w:t xml:space="preserve">), either a </w:t>
      </w:r>
      <w:r>
        <w:t>‘</w:t>
      </w:r>
      <w:r w:rsidRPr="007E5745">
        <w:t>small, fits in handbag</w:t>
      </w:r>
      <w:r>
        <w:t>’</w:t>
      </w:r>
      <w:r w:rsidRPr="007E5745">
        <w:t xml:space="preserve"> (Brittany</w:t>
      </w:r>
      <w:r>
        <w:t xml:space="preserve"> Shoot</w:t>
      </w:r>
      <w:r w:rsidRPr="007E5745">
        <w:t xml:space="preserve">) or the most popular camera among the videobloggers at the time, the </w:t>
      </w:r>
      <w:r>
        <w:t xml:space="preserve">Sanyo </w:t>
      </w:r>
      <w:r w:rsidRPr="007E5745">
        <w:t xml:space="preserve">Xacti </w:t>
      </w:r>
      <w:r>
        <w:t xml:space="preserve">digital video camera </w:t>
      </w:r>
      <w:r w:rsidRPr="007E5745">
        <w:t>(Ryanne</w:t>
      </w:r>
      <w:r>
        <w:t xml:space="preserve"> Hodson</w:t>
      </w:r>
      <w:r w:rsidRPr="007E5745">
        <w:t>, Gena</w:t>
      </w:r>
      <w:r>
        <w:t xml:space="preserve"> Hackett</w:t>
      </w:r>
      <w:r w:rsidRPr="007E5745">
        <w:t>, Jen G</w:t>
      </w:r>
      <w:r>
        <w:t>ouvea</w:t>
      </w:r>
      <w:r w:rsidRPr="007E5745">
        <w:t>, Enric</w:t>
      </w:r>
      <w:r>
        <w:t xml:space="preserve"> Teller</w:t>
      </w:r>
      <w:r w:rsidRPr="007E5745">
        <w:t>).</w:t>
      </w:r>
    </w:p>
    <w:p w14:paraId="7B722ED4" w14:textId="77777777" w:rsidR="00A10DB7" w:rsidRDefault="00A10DB7" w:rsidP="00A10DB7">
      <w:pPr>
        <w:pStyle w:val="BodyText"/>
      </w:pPr>
    </w:p>
    <w:p w14:paraId="667B78F8" w14:textId="77777777" w:rsidR="00A10DB7" w:rsidRDefault="00A10DB7" w:rsidP="00A10DB7">
      <w:pPr>
        <w:pStyle w:val="BodyText"/>
      </w:pPr>
      <w:r w:rsidRPr="007E5745">
        <w:t xml:space="preserve">The </w:t>
      </w:r>
      <w:r>
        <w:t xml:space="preserve">Sanyo </w:t>
      </w:r>
      <w:r w:rsidRPr="007E5745">
        <w:t xml:space="preserve">Xacti </w:t>
      </w:r>
      <w:r>
        <w:t xml:space="preserve">digital video camera actually </w:t>
      </w:r>
      <w:r w:rsidRPr="007E5745">
        <w:t>became iconic with</w:t>
      </w:r>
      <w:r>
        <w:t xml:space="preserve">in the videoblogging community. This was </w:t>
      </w:r>
      <w:r w:rsidRPr="007E5745">
        <w:t xml:space="preserve">because </w:t>
      </w:r>
      <w:r>
        <w:t xml:space="preserve">in so many ways </w:t>
      </w:r>
      <w:r w:rsidRPr="007E5745">
        <w:t xml:space="preserve">it </w:t>
      </w:r>
      <w:r>
        <w:t xml:space="preserve">was </w:t>
      </w:r>
      <w:r>
        <w:rPr>
          <w:i/>
        </w:rPr>
        <w:t>not</w:t>
      </w:r>
      <w:r>
        <w:t xml:space="preserve"> different to traditional video cameras. The Xacti was</w:t>
      </w:r>
      <w:r w:rsidRPr="007E5745">
        <w:t xml:space="preserve"> designed to </w:t>
      </w:r>
      <w:r>
        <w:t>‘</w:t>
      </w:r>
      <w:r w:rsidRPr="007E5745">
        <w:t xml:space="preserve">function like a tiny camcorder, with a flip-out LCD view screen and a camcorder-style ergonomic design [which made] shooting video from different </w:t>
      </w:r>
      <w:r>
        <w:t>angles</w:t>
      </w:r>
      <w:r w:rsidRPr="007E5745">
        <w:t xml:space="preserve"> and getting yourself into the shot much easier</w:t>
      </w:r>
      <w:r>
        <w:t>.’</w:t>
      </w:r>
      <w:r>
        <w:rPr>
          <w:rStyle w:val="FootnoteReference"/>
          <w:szCs w:val="22"/>
        </w:rPr>
        <w:footnoteReference w:id="13"/>
      </w:r>
      <w:r>
        <w:t xml:space="preserve"> The camera was L-shaped, with the body resting nicely in your hand (pistol grip) and the screen and viewfinder folding open to one side, making it easy to watch footage while shooting, while also making sure you were in frame at all times. This made the classic videoblogging shot extremely easy to achieve, and was perhaps one of the reasons for its success within the videoblogging community. The classic videoblogging shot was filming yourself using your right arm stretched out in front of you, and pointing the camera at yourself, the kind of image that has become immortalised in the notion of the ‘selfie’ today. The Xacti allowed you to flip the viewfinder towards oneself, which meant it was easy to film. Importantly, the Xacti was one of the first video cameras to move away from physical media. The camera relied on digital storage, and did not use videotape or discs, storing video on a flash memory card, making it easy to transfer to a computer.</w:t>
      </w:r>
    </w:p>
    <w:p w14:paraId="29DCA8F9" w14:textId="77777777" w:rsidR="00A10DB7" w:rsidRDefault="00A10DB7" w:rsidP="00A10DB7">
      <w:pPr>
        <w:pStyle w:val="BodyText"/>
      </w:pPr>
    </w:p>
    <w:p w14:paraId="114B1AFF" w14:textId="77777777" w:rsidR="00A10DB7" w:rsidRDefault="00A10DB7" w:rsidP="00A10DB7">
      <w:pPr>
        <w:pStyle w:val="BodyText"/>
      </w:pPr>
      <w:r>
        <w:rPr>
          <w:lang w:val="en-US"/>
        </w:rPr>
        <w:t>S</w:t>
      </w:r>
      <w:r w:rsidRPr="000A4405">
        <w:rPr>
          <w:lang w:val="en-US"/>
        </w:rPr>
        <w:t>ome videobloggers us</w:t>
      </w:r>
      <w:r>
        <w:rPr>
          <w:lang w:val="en-US"/>
        </w:rPr>
        <w:t xml:space="preserve">ed the built in webcam in their laptops </w:t>
      </w:r>
      <w:r w:rsidRPr="000A4405">
        <w:rPr>
          <w:lang w:val="en-US"/>
        </w:rPr>
        <w:t xml:space="preserve">to record videos, although none of my informants </w:t>
      </w:r>
      <w:r>
        <w:rPr>
          <w:lang w:val="en-US"/>
        </w:rPr>
        <w:t>did this</w:t>
      </w:r>
      <w:r w:rsidRPr="000A4405">
        <w:rPr>
          <w:lang w:val="en-US"/>
        </w:rPr>
        <w:t xml:space="preserve">. The webcam is often conceptualized in terms of voyeurism and exhibitionism, </w:t>
      </w:r>
      <w:r>
        <w:rPr>
          <w:lang w:val="en-US"/>
        </w:rPr>
        <w:t>and a</w:t>
      </w:r>
      <w:r w:rsidRPr="000A4405">
        <w:rPr>
          <w:lang w:val="en-US"/>
        </w:rPr>
        <w:t>s Tina LaPorta’s work shows, ‘while the home represents a private space and the Web a public site, webcams become a window or an invitation to look, to gaze upon everydayness of the inhabitants.</w:t>
      </w:r>
      <w:r>
        <w:rPr>
          <w:lang w:val="en-US"/>
        </w:rPr>
        <w:t>’</w:t>
      </w:r>
      <w:r>
        <w:rPr>
          <w:rStyle w:val="FootnoteReference"/>
          <w:szCs w:val="22"/>
          <w:lang w:val="en-US"/>
        </w:rPr>
        <w:footnoteReference w:id="14"/>
      </w:r>
      <w:r w:rsidRPr="000A4405">
        <w:rPr>
          <w:lang w:val="en-US"/>
        </w:rPr>
        <w:t xml:space="preserve"> Jimroglou’s feminist critique </w:t>
      </w:r>
      <w:r>
        <w:rPr>
          <w:lang w:val="en-US"/>
        </w:rPr>
        <w:t>of JenniCam argues that it was</w:t>
      </w:r>
      <w:r w:rsidRPr="000A4405">
        <w:rPr>
          <w:lang w:val="en-US"/>
        </w:rPr>
        <w:t xml:space="preserve"> </w:t>
      </w:r>
      <w:r>
        <w:rPr>
          <w:lang w:val="en-US"/>
        </w:rPr>
        <w:t>‘</w:t>
      </w:r>
      <w:r w:rsidRPr="000A4405">
        <w:rPr>
          <w:lang w:val="en-US"/>
        </w:rPr>
        <w:t xml:space="preserve">not only the woman in front of the camera, but it is the woman behind it too. </w:t>
      </w:r>
      <w:r>
        <w:rPr>
          <w:lang w:val="en-US"/>
        </w:rPr>
        <w:t>[She]</w:t>
      </w:r>
      <w:r w:rsidRPr="000A4405">
        <w:rPr>
          <w:lang w:val="en-US"/>
        </w:rPr>
        <w:t xml:space="preserve"> is both viewer and viewee: she occupies the hybrid position of both object and subject; she is composer and is composed’ thus offering a ‘fruitful as a tool of feminist transformation</w:t>
      </w:r>
      <w:r>
        <w:rPr>
          <w:lang w:val="en-US"/>
        </w:rPr>
        <w:t>’</w:t>
      </w:r>
      <w:r w:rsidRPr="000A4405">
        <w:rPr>
          <w:lang w:val="en-US"/>
        </w:rPr>
        <w:t>.</w:t>
      </w:r>
      <w:r>
        <w:rPr>
          <w:rStyle w:val="FootnoteReference"/>
          <w:szCs w:val="22"/>
          <w:lang w:val="en-US"/>
        </w:rPr>
        <w:footnoteReference w:id="15"/>
      </w:r>
      <w:r>
        <w:rPr>
          <w:lang w:val="en-US"/>
        </w:rPr>
        <w:t xml:space="preserve"> In contrast, videobloggers tended to prefer to use hand-held video cameras and they also shied away from the ‘webcam’ association of web cameras on laptops. </w:t>
      </w:r>
    </w:p>
    <w:p w14:paraId="09576781" w14:textId="77777777" w:rsidR="00A10DB7" w:rsidRDefault="00A10DB7" w:rsidP="00A10DB7">
      <w:pPr>
        <w:pStyle w:val="BodyText"/>
      </w:pPr>
    </w:p>
    <w:p w14:paraId="792A828C" w14:textId="77777777" w:rsidR="00A10DB7" w:rsidRDefault="00A10DB7" w:rsidP="00A10DB7">
      <w:pPr>
        <w:pStyle w:val="BodyText"/>
      </w:pPr>
      <w:r>
        <w:t>There were</w:t>
      </w:r>
      <w:r w:rsidRPr="007E5745">
        <w:t xml:space="preserve"> links </w:t>
      </w:r>
      <w:r>
        <w:t xml:space="preserve">made by videobloggers in my interviews </w:t>
      </w:r>
      <w:r w:rsidRPr="007E5745">
        <w:t>between the relative mobility working a laptop affords</w:t>
      </w:r>
      <w:r>
        <w:t xml:space="preserve"> and the production of video on-the-</w:t>
      </w:r>
      <w:r w:rsidRPr="007E5745">
        <w:t xml:space="preserve">go, something </w:t>
      </w:r>
      <w:r>
        <w:t>many</w:t>
      </w:r>
      <w:r w:rsidRPr="007E5745">
        <w:t xml:space="preserve"> videobloggers reported as </w:t>
      </w:r>
      <w:r>
        <w:t xml:space="preserve">being </w:t>
      </w:r>
      <w:r w:rsidRPr="007E5745">
        <w:t>important to them (Susan</w:t>
      </w:r>
      <w:r>
        <w:t xml:space="preserve"> Pitman</w:t>
      </w:r>
      <w:r w:rsidRPr="007E5745">
        <w:t>, Juan</w:t>
      </w:r>
      <w:r>
        <w:t xml:space="preserve"> Falla</w:t>
      </w:r>
      <w:r w:rsidRPr="007E5745">
        <w:t>, Jay</w:t>
      </w:r>
      <w:r>
        <w:t xml:space="preserve"> Dedman</w:t>
      </w:r>
      <w:r w:rsidRPr="007E5745">
        <w:t>, Erin</w:t>
      </w:r>
      <w:r>
        <w:t xml:space="preserve"> Nealy</w:t>
      </w:r>
      <w:r w:rsidRPr="007E5745">
        <w:t>, Rupert</w:t>
      </w:r>
      <w:r>
        <w:t xml:space="preserve"> Howe</w:t>
      </w:r>
      <w:r w:rsidRPr="007E5745">
        <w:t>, Jen G</w:t>
      </w:r>
      <w:r>
        <w:t>ouvea</w:t>
      </w:r>
      <w:r w:rsidRPr="007E5745">
        <w:t xml:space="preserve">). There </w:t>
      </w:r>
      <w:r>
        <w:t xml:space="preserve">was also a </w:t>
      </w:r>
      <w:r w:rsidRPr="007E5745">
        <w:t xml:space="preserve">tension between the cultural idea of Mac users as more </w:t>
      </w:r>
      <w:r>
        <w:t>‘</w:t>
      </w:r>
      <w:r w:rsidRPr="007E5745">
        <w:t>creative</w:t>
      </w:r>
      <w:r>
        <w:t>’</w:t>
      </w:r>
      <w:r w:rsidRPr="007E5745">
        <w:t xml:space="preserve"> than PC users, and although the majority of the videobloggers used a Mac, there are clear examples of those producing not only </w:t>
      </w:r>
      <w:r>
        <w:t>‘</w:t>
      </w:r>
      <w:r w:rsidRPr="007E5745">
        <w:t>regular</w:t>
      </w:r>
      <w:r>
        <w:t>’</w:t>
      </w:r>
      <w:r w:rsidRPr="007E5745">
        <w:t xml:space="preserve"> videoblogs, but videoblogs considered </w:t>
      </w:r>
      <w:r>
        <w:t>‘</w:t>
      </w:r>
      <w:r w:rsidRPr="007E5745">
        <w:t>artistic</w:t>
      </w:r>
      <w:r>
        <w:t>’</w:t>
      </w:r>
      <w:r w:rsidRPr="007E5745">
        <w:t xml:space="preserve"> (for example, Adam</w:t>
      </w:r>
      <w:r>
        <w:t xml:space="preserve"> Quirk</w:t>
      </w:r>
      <w:r w:rsidRPr="007E5745">
        <w:t xml:space="preserve">), using Windows. </w:t>
      </w:r>
      <w:r>
        <w:t xml:space="preserve">Out of the 34 videobloggers I interviewed, three quarters </w:t>
      </w:r>
      <w:r w:rsidRPr="007E5745">
        <w:t xml:space="preserve">used a Mac, </w:t>
      </w:r>
      <w:r>
        <w:t>and</w:t>
      </w:r>
      <w:r w:rsidRPr="007E5745">
        <w:t xml:space="preserve"> three videobloggers combined a Mac and </w:t>
      </w:r>
      <w:r>
        <w:t xml:space="preserve">a </w:t>
      </w:r>
      <w:r w:rsidRPr="007E5745">
        <w:t xml:space="preserve">Windows </w:t>
      </w:r>
      <w:r>
        <w:t xml:space="preserve">machine </w:t>
      </w:r>
      <w:r w:rsidRPr="007E5745">
        <w:t>(Cheryl</w:t>
      </w:r>
      <w:r>
        <w:t xml:space="preserve"> Colan</w:t>
      </w:r>
      <w:r w:rsidRPr="007E5745">
        <w:t>, Markus</w:t>
      </w:r>
      <w:r>
        <w:t xml:space="preserve"> Sandy</w:t>
      </w:r>
      <w:r w:rsidRPr="007E5745">
        <w:t>, Richard BF)</w:t>
      </w:r>
      <w:r>
        <w:t xml:space="preserve">. Five </w:t>
      </w:r>
      <w:r w:rsidRPr="007E5745">
        <w:t>videobloggers relied solely on the Windows operating system (Raymond</w:t>
      </w:r>
      <w:r>
        <w:t xml:space="preserve"> M Kristiansen</w:t>
      </w:r>
      <w:r w:rsidRPr="007E5745">
        <w:t>,</w:t>
      </w:r>
      <w:r w:rsidRPr="00612508">
        <w:t xml:space="preserve"> </w:t>
      </w:r>
      <w:r>
        <w:t>Gromik Nicholas</w:t>
      </w:r>
      <w:r w:rsidRPr="007E5745">
        <w:t>, Adam</w:t>
      </w:r>
      <w:r>
        <w:t xml:space="preserve"> Quirk</w:t>
      </w:r>
      <w:r w:rsidRPr="007E5745">
        <w:t>, Gena</w:t>
      </w:r>
      <w:r>
        <w:t xml:space="preserve"> Hackett</w:t>
      </w:r>
      <w:r w:rsidRPr="007E5745">
        <w:t>, Susan</w:t>
      </w:r>
      <w:r>
        <w:t xml:space="preserve"> Pitman</w:t>
      </w:r>
      <w:r w:rsidRPr="007E5745">
        <w:t xml:space="preserve">). Amongst the Mac users, 22 videobloggers used laptops, and the rest relied upon desktops, whereas two Windows users used laptops, and the others used a combination of laptops and desktops. It is interesting to note that </w:t>
      </w:r>
      <w:r>
        <w:t>FireAnt</w:t>
      </w:r>
      <w:r w:rsidRPr="007E5745">
        <w:t xml:space="preserve"> was </w:t>
      </w:r>
      <w:r>
        <w:t xml:space="preserve">only </w:t>
      </w:r>
      <w:r w:rsidRPr="007E5745">
        <w:t>ever released for the Mac, despite promises of making it ava</w:t>
      </w:r>
      <w:r>
        <w:t>ilable for Windows, and that the links between the Mac and videoblogging were reinforced by the use of QuickTime</w:t>
      </w:r>
      <w:r w:rsidRPr="007E5745">
        <w:t xml:space="preserve">. </w:t>
      </w:r>
    </w:p>
    <w:p w14:paraId="6EDF2806" w14:textId="77777777" w:rsidR="00A10DB7" w:rsidRPr="007E5745" w:rsidRDefault="00A10DB7" w:rsidP="00A10DB7">
      <w:pPr>
        <w:pStyle w:val="BodyText"/>
      </w:pPr>
    </w:p>
    <w:p w14:paraId="020F4F11" w14:textId="77777777" w:rsidR="00A10DB7" w:rsidRPr="007E5745" w:rsidRDefault="00A10DB7" w:rsidP="00A10DB7">
      <w:pPr>
        <w:pStyle w:val="BodyText"/>
      </w:pPr>
      <w:r>
        <w:t>Ironically</w:t>
      </w:r>
      <w:r w:rsidRPr="007E5745">
        <w:t xml:space="preserve">, this </w:t>
      </w:r>
      <w:r>
        <w:t>technical specificity</w:t>
      </w:r>
      <w:r w:rsidRPr="007E5745">
        <w:t xml:space="preserve"> wasn’t really </w:t>
      </w:r>
      <w:r>
        <w:t>remarked</w:t>
      </w:r>
      <w:r w:rsidRPr="007E5745">
        <w:t xml:space="preserve"> upon by the videobloggers, beyond a comment by Casey about the need to switch from one to another for professional reasons; </w:t>
      </w:r>
      <w:r>
        <w:t>‘</w:t>
      </w:r>
      <w:r w:rsidRPr="007E5745">
        <w:t>for the first year and a half, we used a PC,</w:t>
      </w:r>
      <w:r>
        <w:t>’</w:t>
      </w:r>
      <w:r w:rsidRPr="007E5745">
        <w:t xml:space="preserve"> she told me. </w:t>
      </w:r>
      <w:r>
        <w:t>‘</w:t>
      </w:r>
      <w:r w:rsidRPr="007E5745">
        <w:t>However, due to the demands of our new HD camera we are currently making a switch over to Mac in order to use Final Cut Pro out of the box. Adobe Premiere Pro doesn’t hav</w:t>
      </w:r>
      <w:r>
        <w:t xml:space="preserve">e the HD quality we need’. Software such as </w:t>
      </w:r>
      <w:r w:rsidRPr="007E5745">
        <w:t>Apple iMovie (used by Rupert</w:t>
      </w:r>
      <w:r>
        <w:t xml:space="preserve"> Howe</w:t>
      </w:r>
      <w:r w:rsidRPr="007E5745">
        <w:t>, Cheryl</w:t>
      </w:r>
      <w:r>
        <w:t xml:space="preserve"> Colan</w:t>
      </w:r>
      <w:r w:rsidRPr="007E5745">
        <w:t>, Ryanne</w:t>
      </w:r>
      <w:r>
        <w:t xml:space="preserve"> Hodson</w:t>
      </w:r>
      <w:r w:rsidRPr="007E5745">
        <w:t>, Markus</w:t>
      </w:r>
      <w:r>
        <w:t xml:space="preserve"> Sandy</w:t>
      </w:r>
      <w:r w:rsidRPr="007E5745">
        <w:t>, Jay</w:t>
      </w:r>
      <w:r>
        <w:t xml:space="preserve"> Dedman</w:t>
      </w:r>
      <w:r w:rsidRPr="007E5745">
        <w:t>, Adam</w:t>
      </w:r>
      <w:r>
        <w:t xml:space="preserve"> Quirk</w:t>
      </w:r>
      <w:r w:rsidRPr="007E5745">
        <w:t>, Erin</w:t>
      </w:r>
      <w:r>
        <w:t xml:space="preserve"> Nealey</w:t>
      </w:r>
      <w:r w:rsidRPr="007E5745">
        <w:t>, Steve</w:t>
      </w:r>
      <w:r>
        <w:t xml:space="preserve"> Garfield</w:t>
      </w:r>
      <w:r w:rsidRPr="007E5745">
        <w:t>) was one of the most popular software for</w:t>
      </w:r>
      <w:r>
        <w:t xml:space="preserve"> editing video within t</w:t>
      </w:r>
      <w:r w:rsidRPr="007E5745">
        <w:t xml:space="preserve">he videoblogging community, despite being the more </w:t>
      </w:r>
      <w:r>
        <w:t>‘</w:t>
      </w:r>
      <w:r w:rsidRPr="007E5745">
        <w:t>simple</w:t>
      </w:r>
      <w:r>
        <w:t>’</w:t>
      </w:r>
      <w:r w:rsidRPr="007E5745">
        <w:t xml:space="preserve"> compared to Final Cut Pro (used by Daniel</w:t>
      </w:r>
      <w:r>
        <w:t xml:space="preserve"> Liss</w:t>
      </w:r>
      <w:r w:rsidRPr="007E5745">
        <w:t>, David</w:t>
      </w:r>
      <w:r>
        <w:t xml:space="preserve"> Howell</w:t>
      </w:r>
      <w:r w:rsidRPr="007E5745">
        <w:t>, Richard BF, Casey</w:t>
      </w:r>
      <w:r>
        <w:t xml:space="preserve"> McKinnon</w:t>
      </w:r>
      <w:r w:rsidRPr="007E5745">
        <w:t>, Jen G</w:t>
      </w:r>
      <w:r>
        <w:t>ouvea</w:t>
      </w:r>
      <w:r w:rsidRPr="007E5745">
        <w:t>),</w:t>
      </w:r>
      <w:r w:rsidRPr="007E5745">
        <w:rPr>
          <w:rFonts w:ascii="Helvetica" w:hAnsi="Helvetica" w:cs="Helvetica"/>
        </w:rPr>
        <w:t xml:space="preserve"> </w:t>
      </w:r>
      <w:r w:rsidRPr="007E5745">
        <w:t xml:space="preserve">Windows Movie Maker </w:t>
      </w:r>
      <w:r>
        <w:t>or</w:t>
      </w:r>
      <w:r w:rsidRPr="007E5745">
        <w:t xml:space="preserve"> Premiere (Enric</w:t>
      </w:r>
      <w:r>
        <w:t xml:space="preserve"> Teller</w:t>
      </w:r>
      <w:r w:rsidRPr="007E5745">
        <w:t>), which required more advanced technical skills. iMovie allowed the user to record video files directly from either the webcam or an attached camera (like the Xacti) or import video</w:t>
      </w:r>
      <w:r>
        <w:t xml:space="preserve"> </w:t>
      </w:r>
      <w:r w:rsidRPr="007E5745">
        <w:t>files. It used a simple editing layout (</w:t>
      </w:r>
      <w:r>
        <w:t>figure 6</w:t>
      </w:r>
      <w:r w:rsidRPr="007E5745">
        <w:t>), with the captured footage on the right side of the screen, each video file resting in a window of its own. The bottom panel showed a timeline of the footage the user was editing together, and the video would playback in a large window to the left. The editing field also contained two audio-tracks, for added music or voice-overs.</w:t>
      </w:r>
      <w:r>
        <w:t xml:space="preserve"> In essence, it was very much the ideal video-editing software for the everyday life aesthetic that was widely reproduced in the videoblogging community. </w:t>
      </w:r>
    </w:p>
    <w:p w14:paraId="2058ED69" w14:textId="77777777" w:rsidR="00A10DB7" w:rsidRPr="007E5745" w:rsidRDefault="00A10DB7" w:rsidP="00A10DB7">
      <w:pPr>
        <w:spacing w:line="240" w:lineRule="auto"/>
        <w:ind w:firstLine="720"/>
      </w:pPr>
      <w:r w:rsidRPr="007E5745">
        <w:rPr>
          <w:noProof/>
          <w:lang w:val="en-US"/>
        </w:rPr>
        <w:drawing>
          <wp:inline distT="0" distB="0" distL="0" distR="0" wp14:anchorId="2A8ED63E" wp14:editId="44BDD0D4">
            <wp:extent cx="2589647" cy="1877338"/>
            <wp:effectExtent l="0" t="0" r="127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ovie_05.jpg"/>
                    <pic:cNvPicPr/>
                  </pic:nvPicPr>
                  <pic:blipFill>
                    <a:blip r:embed="rId12">
                      <a:extLst>
                        <a:ext uri="{28A0092B-C50C-407E-A947-70E740481C1C}">
                          <a14:useLocalDpi xmlns:a14="http://schemas.microsoft.com/office/drawing/2010/main" val="0"/>
                        </a:ext>
                      </a:extLst>
                    </a:blip>
                    <a:stretch>
                      <a:fillRect/>
                    </a:stretch>
                  </pic:blipFill>
                  <pic:spPr>
                    <a:xfrm>
                      <a:off x="0" y="0"/>
                      <a:ext cx="2589959" cy="1877564"/>
                    </a:xfrm>
                    <a:prstGeom prst="rect">
                      <a:avLst/>
                    </a:prstGeom>
                  </pic:spPr>
                </pic:pic>
              </a:graphicData>
            </a:graphic>
          </wp:inline>
        </w:drawing>
      </w:r>
    </w:p>
    <w:p w14:paraId="0E988B66" w14:textId="77777777" w:rsidR="00A10DB7" w:rsidRPr="007E5745" w:rsidRDefault="00A10DB7" w:rsidP="00A10DB7">
      <w:pPr>
        <w:pStyle w:val="Caption"/>
        <w:tabs>
          <w:tab w:val="left" w:pos="1827"/>
          <w:tab w:val="center" w:pos="4249"/>
        </w:tabs>
        <w:jc w:val="left"/>
      </w:pPr>
      <w:bookmarkStart w:id="5" w:name="_Toc374621146"/>
      <w:r>
        <w:tab/>
      </w:r>
      <w:r>
        <w:tab/>
      </w:r>
      <w:bookmarkStart w:id="6" w:name="_Toc387254616"/>
      <w:r>
        <w:t xml:space="preserve">Figure </w:t>
      </w:r>
      <w:r>
        <w:fldChar w:fldCharType="begin"/>
      </w:r>
      <w:r>
        <w:instrText xml:space="preserve"> SEQ Figure \* ARABIC </w:instrText>
      </w:r>
      <w:r>
        <w:fldChar w:fldCharType="separate"/>
      </w:r>
      <w:r>
        <w:rPr>
          <w:noProof/>
        </w:rPr>
        <w:t>4</w:t>
      </w:r>
      <w:r>
        <w:rPr>
          <w:noProof/>
        </w:rPr>
        <w:fldChar w:fldCharType="end"/>
      </w:r>
      <w:r>
        <w:t xml:space="preserve">: </w:t>
      </w:r>
      <w:r w:rsidRPr="004376D2">
        <w:t>Screenshot of iMovie HD</w:t>
      </w:r>
      <w:bookmarkEnd w:id="5"/>
      <w:r>
        <w:t xml:space="preserve"> (version 5, January 2005)</w:t>
      </w:r>
      <w:bookmarkEnd w:id="6"/>
    </w:p>
    <w:p w14:paraId="0D287FA8" w14:textId="77777777" w:rsidR="00A10DB7" w:rsidRPr="007E5745" w:rsidRDefault="00A10DB7" w:rsidP="00A10DB7">
      <w:pPr>
        <w:spacing w:line="240" w:lineRule="auto"/>
      </w:pPr>
    </w:p>
    <w:p w14:paraId="65B5FAF7" w14:textId="77777777" w:rsidR="00A10DB7" w:rsidRPr="007E5745" w:rsidRDefault="00A10DB7" w:rsidP="00A10DB7">
      <w:pPr>
        <w:pStyle w:val="BodyText"/>
      </w:pPr>
      <w:r>
        <w:t>In iMovie,</w:t>
      </w:r>
      <w:r w:rsidRPr="007E5745">
        <w:t xml:space="preserve"> </w:t>
      </w:r>
      <w:r>
        <w:t xml:space="preserve">below </w:t>
      </w:r>
      <w:r w:rsidRPr="007E5745">
        <w:t xml:space="preserve">the captured or imported files the videoblogger had easy access to photos or music stored on the laptop, as well as access to effects, title cards and the export to DVD button. </w:t>
      </w:r>
      <w:r>
        <w:t xml:space="preserve">This simplified framework for presenting data made producing the videoblog simple and many videobloggers found it a more creative approach to working. </w:t>
      </w:r>
    </w:p>
    <w:p w14:paraId="1169B2A5" w14:textId="77777777" w:rsidR="00A10DB7" w:rsidRDefault="00A10DB7" w:rsidP="00A10DB7">
      <w:pPr>
        <w:pStyle w:val="BodyText"/>
      </w:pPr>
    </w:p>
    <w:p w14:paraId="1EF72069" w14:textId="77777777" w:rsidR="00A10DB7" w:rsidRPr="00107E23" w:rsidRDefault="00A10DB7" w:rsidP="00A10DB7">
      <w:pPr>
        <w:pStyle w:val="BodyText"/>
      </w:pPr>
      <w:r w:rsidRPr="007E5745">
        <w:t xml:space="preserve">There was a </w:t>
      </w:r>
      <w:r>
        <w:t>suspicion in the videoblog community</w:t>
      </w:r>
      <w:r w:rsidRPr="007E5745">
        <w:t xml:space="preserve">, however, that despite being </w:t>
      </w:r>
      <w:r>
        <w:t>both</w:t>
      </w:r>
      <w:r w:rsidRPr="007E5745">
        <w:t xml:space="preserve"> accessible and intuitive, iMovie was inferior</w:t>
      </w:r>
      <w:r>
        <w:t xml:space="preserve"> </w:t>
      </w:r>
      <w:r w:rsidRPr="007E5745">
        <w:t xml:space="preserve">software compared to </w:t>
      </w:r>
      <w:r>
        <w:t>professional software</w:t>
      </w:r>
      <w:r w:rsidRPr="007E5745">
        <w:t xml:space="preserve"> Fina</w:t>
      </w:r>
      <w:r>
        <w:t>l Cut Pro; as Daniel Liss told me, ‘o</w:t>
      </w:r>
      <w:r w:rsidRPr="007E5745">
        <w:t>nce—I could even tell you which video—I was away at my parent’s [without] a computer and I used iMovie on my mom’s laptop. And it was a scarring experience. Yuck</w:t>
      </w:r>
      <w:r>
        <w:t>’</w:t>
      </w:r>
      <w:r w:rsidRPr="007E5745">
        <w:t>. There was also a sense that iMovie was less serious, and thus more playful perhaps than it’s more professional cou</w:t>
      </w:r>
      <w:r>
        <w:t>nt</w:t>
      </w:r>
      <w:r w:rsidRPr="007E5745">
        <w:t xml:space="preserve">erparts; </w:t>
      </w:r>
      <w:r>
        <w:t>‘</w:t>
      </w:r>
      <w:r w:rsidRPr="007E5745">
        <w:t>I edit with iMovie</w:t>
      </w:r>
      <w:r>
        <w:t>’</w:t>
      </w:r>
      <w:r w:rsidRPr="007E5745">
        <w:t xml:space="preserve"> Cheryl </w:t>
      </w:r>
      <w:r>
        <w:t xml:space="preserve">Colan </w:t>
      </w:r>
      <w:r w:rsidRPr="007E5745">
        <w:t xml:space="preserve">told me, </w:t>
      </w:r>
      <w:r>
        <w:t>‘</w:t>
      </w:r>
      <w:r w:rsidRPr="007E5745">
        <w:t>whose effects are terribly cheesy. I frequently abuse transitions and wipes because I think they are campy and funny. What’s not to love about a transition that’s an ever-widening heart shape? Or a barn door? I’m a big fan of iMovie’s shooting star effect because it’s absolutely ridiculous. I can’t figure out it’s real purpose.</w:t>
      </w:r>
      <w:r>
        <w:t xml:space="preserve">’ This dichotomy between amateur and professional, serious and frivolous constantly played out in the videoblogging community discourse and practice. </w:t>
      </w:r>
    </w:p>
    <w:p w14:paraId="09A32607" w14:textId="77777777" w:rsidR="00A10DB7" w:rsidRDefault="00A10DB7" w:rsidP="00A10DB7">
      <w:pPr>
        <w:pStyle w:val="BodyText"/>
        <w:rPr>
          <w:rFonts w:cs="Times New Roman"/>
          <w:szCs w:val="22"/>
        </w:rPr>
      </w:pPr>
    </w:p>
    <w:p w14:paraId="52F691C4" w14:textId="77777777" w:rsidR="00A10DB7" w:rsidRPr="00663524" w:rsidRDefault="00A10DB7" w:rsidP="00A10DB7">
      <w:pPr>
        <w:pStyle w:val="BodyText"/>
      </w:pPr>
      <w:r>
        <w:rPr>
          <w:rFonts w:cs="Times New Roman"/>
          <w:szCs w:val="22"/>
        </w:rPr>
        <w:t>Videobloggers often described their computers. They</w:t>
      </w:r>
      <w:r w:rsidRPr="007E5745">
        <w:rPr>
          <w:rFonts w:cs="Times New Roman"/>
          <w:szCs w:val="22"/>
        </w:rPr>
        <w:t xml:space="preserve"> were extremely passionate</w:t>
      </w:r>
      <w:r>
        <w:rPr>
          <w:rFonts w:cs="Times New Roman"/>
          <w:szCs w:val="22"/>
        </w:rPr>
        <w:t xml:space="preserve"> about their systems</w:t>
      </w:r>
      <w:r w:rsidRPr="007E5745">
        <w:rPr>
          <w:rFonts w:cs="Times New Roman"/>
          <w:szCs w:val="22"/>
        </w:rPr>
        <w:t xml:space="preserve">, and </w:t>
      </w:r>
      <w:r>
        <w:rPr>
          <w:rFonts w:cs="Times New Roman"/>
          <w:szCs w:val="22"/>
        </w:rPr>
        <w:t>it</w:t>
      </w:r>
      <w:r w:rsidRPr="007E5745">
        <w:rPr>
          <w:rFonts w:cs="Times New Roman"/>
          <w:szCs w:val="22"/>
        </w:rPr>
        <w:t xml:space="preserve"> seemed to have replaced the television as the central technology in the living room. </w:t>
      </w:r>
      <w:r>
        <w:rPr>
          <w:rFonts w:cs="Times New Roman"/>
          <w:szCs w:val="22"/>
        </w:rPr>
        <w:t xml:space="preserve">This was new and surprising in 2005, and anticipated many of the subsequent changes in media consumption that we see today. </w:t>
      </w:r>
      <w:r w:rsidRPr="007E5745">
        <w:rPr>
          <w:rFonts w:cs="Times New Roman"/>
          <w:szCs w:val="22"/>
        </w:rPr>
        <w:t xml:space="preserve">More importantly, </w:t>
      </w:r>
      <w:r>
        <w:rPr>
          <w:rFonts w:cs="Times New Roman"/>
          <w:szCs w:val="22"/>
        </w:rPr>
        <w:t>the videobloggers’ focus on their computers was an early example</w:t>
      </w:r>
      <w:r w:rsidRPr="007E5745">
        <w:rPr>
          <w:rFonts w:cs="Times New Roman"/>
          <w:szCs w:val="22"/>
        </w:rPr>
        <w:t xml:space="preserve"> of computational visual media –videobloggers </w:t>
      </w:r>
      <w:r>
        <w:rPr>
          <w:rFonts w:cs="Times New Roman"/>
          <w:szCs w:val="22"/>
        </w:rPr>
        <w:t>quickly moved</w:t>
      </w:r>
      <w:r w:rsidRPr="007E5745">
        <w:rPr>
          <w:rFonts w:cs="Times New Roman"/>
          <w:szCs w:val="22"/>
        </w:rPr>
        <w:t xml:space="preserve"> to digital video camera</w:t>
      </w:r>
      <w:r>
        <w:rPr>
          <w:rFonts w:cs="Times New Roman"/>
          <w:szCs w:val="22"/>
        </w:rPr>
        <w:t>s,</w:t>
      </w:r>
      <w:r w:rsidRPr="007E5745">
        <w:rPr>
          <w:rFonts w:cs="Times New Roman"/>
          <w:szCs w:val="22"/>
        </w:rPr>
        <w:t xml:space="preserve"> with no</w:t>
      </w:r>
      <w:r>
        <w:rPr>
          <w:rFonts w:cs="Times New Roman"/>
          <w:szCs w:val="22"/>
        </w:rPr>
        <w:t xml:space="preserve"> physical, analogue tapes. V</w:t>
      </w:r>
      <w:r w:rsidRPr="007E5745">
        <w:rPr>
          <w:rFonts w:cs="Times New Roman"/>
          <w:szCs w:val="22"/>
        </w:rPr>
        <w:t>ideoblog</w:t>
      </w:r>
      <w:r>
        <w:rPr>
          <w:rFonts w:cs="Times New Roman"/>
          <w:szCs w:val="22"/>
        </w:rPr>
        <w:t>ging</w:t>
      </w:r>
      <w:r w:rsidRPr="007E5745">
        <w:rPr>
          <w:rFonts w:cs="Times New Roman"/>
          <w:szCs w:val="22"/>
        </w:rPr>
        <w:t xml:space="preserve"> </w:t>
      </w:r>
      <w:r>
        <w:rPr>
          <w:rFonts w:cs="Times New Roman"/>
          <w:szCs w:val="22"/>
        </w:rPr>
        <w:t>was</w:t>
      </w:r>
      <w:r w:rsidRPr="007E5745">
        <w:rPr>
          <w:rFonts w:cs="Times New Roman"/>
          <w:szCs w:val="22"/>
        </w:rPr>
        <w:t xml:space="preserve"> a </w:t>
      </w:r>
      <w:r>
        <w:rPr>
          <w:rFonts w:cs="Times New Roman"/>
          <w:szCs w:val="22"/>
        </w:rPr>
        <w:t xml:space="preserve">truly </w:t>
      </w:r>
      <w:r w:rsidRPr="007E5745">
        <w:rPr>
          <w:rFonts w:cs="Times New Roman"/>
          <w:szCs w:val="22"/>
        </w:rPr>
        <w:t>digital practice</w:t>
      </w:r>
      <w:r>
        <w:rPr>
          <w:rFonts w:cs="Times New Roman"/>
          <w:szCs w:val="22"/>
        </w:rPr>
        <w:t>,</w:t>
      </w:r>
      <w:r w:rsidRPr="007E5745">
        <w:rPr>
          <w:rFonts w:cs="Times New Roman"/>
          <w:szCs w:val="22"/>
        </w:rPr>
        <w:t xml:space="preserve"> </w:t>
      </w:r>
      <w:r>
        <w:rPr>
          <w:rFonts w:cs="Times New Roman"/>
          <w:szCs w:val="22"/>
        </w:rPr>
        <w:t>with the content</w:t>
      </w:r>
      <w:r w:rsidRPr="007E5745">
        <w:rPr>
          <w:rFonts w:cs="Times New Roman"/>
          <w:szCs w:val="22"/>
        </w:rPr>
        <w:t xml:space="preserve"> captured, edited, produced, disseminated and consumed entirely on a digital platform. </w:t>
      </w:r>
      <w:r>
        <w:rPr>
          <w:rFonts w:cs="Times New Roman"/>
          <w:szCs w:val="22"/>
        </w:rPr>
        <w:t>The computer occupied a similar position in the videobloggers’ homes, as the television traditionally held. ‘</w:t>
      </w:r>
      <w:r w:rsidRPr="007E5745">
        <w:rPr>
          <w:rFonts w:cs="Times New Roman"/>
          <w:szCs w:val="22"/>
        </w:rPr>
        <w:t>It’</w:t>
      </w:r>
      <w:r>
        <w:rPr>
          <w:rFonts w:cs="Times New Roman"/>
          <w:szCs w:val="22"/>
        </w:rPr>
        <w:t xml:space="preserve">s the “centre </w:t>
      </w:r>
      <w:r w:rsidRPr="007E5745">
        <w:rPr>
          <w:rFonts w:cs="Times New Roman"/>
          <w:szCs w:val="22"/>
        </w:rPr>
        <w:t>of attention</w:t>
      </w:r>
      <w:r>
        <w:rPr>
          <w:rFonts w:cs="Times New Roman"/>
          <w:szCs w:val="22"/>
        </w:rPr>
        <w:t>”</w:t>
      </w:r>
      <w:r w:rsidRPr="007E5745">
        <w:rPr>
          <w:rFonts w:cs="Times New Roman"/>
          <w:szCs w:val="22"/>
        </w:rPr>
        <w:t xml:space="preserve"> of the living room,</w:t>
      </w:r>
      <w:r>
        <w:rPr>
          <w:rFonts w:cs="Times New Roman"/>
          <w:szCs w:val="22"/>
        </w:rPr>
        <w:t>’</w:t>
      </w:r>
      <w:r w:rsidRPr="007E5745">
        <w:rPr>
          <w:rFonts w:cs="Times New Roman"/>
          <w:szCs w:val="22"/>
        </w:rPr>
        <w:t xml:space="preserve"> Juan </w:t>
      </w:r>
      <w:r>
        <w:rPr>
          <w:rFonts w:cs="Times New Roman"/>
          <w:szCs w:val="22"/>
        </w:rPr>
        <w:t>Falla told</w:t>
      </w:r>
      <w:r w:rsidRPr="007E5745">
        <w:rPr>
          <w:rFonts w:cs="Times New Roman"/>
          <w:szCs w:val="22"/>
        </w:rPr>
        <w:t xml:space="preserve"> me,  </w:t>
      </w:r>
      <w:r>
        <w:rPr>
          <w:rFonts w:cs="Times New Roman"/>
          <w:szCs w:val="22"/>
        </w:rPr>
        <w:t>‘</w:t>
      </w:r>
      <w:r w:rsidRPr="007E5745">
        <w:rPr>
          <w:rFonts w:cs="Times New Roman"/>
          <w:szCs w:val="22"/>
        </w:rPr>
        <w:t>we not only use the computer to edit or connect to the internet, but we use it to listen to music and watch DVDs. So we use it for everything. Every time I arrive home, I turn it on and put music</w:t>
      </w:r>
      <w:r>
        <w:rPr>
          <w:rFonts w:cs="Times New Roman"/>
          <w:szCs w:val="22"/>
        </w:rPr>
        <w:t xml:space="preserve"> on.’ Further, they explained, ‘th</w:t>
      </w:r>
      <w:r w:rsidRPr="007E5745">
        <w:rPr>
          <w:rFonts w:cs="Times New Roman"/>
          <w:szCs w:val="22"/>
        </w:rPr>
        <w:t>e TV is in our room. We watch A LOT of TV. I’d say minimum 3 hours a day. But, if we have friends, we do everything in the living room WITH the computer, not only listening to music but watching videoblogs or videos from YouTube, etc.</w:t>
      </w:r>
      <w:r>
        <w:rPr>
          <w:rFonts w:cs="Times New Roman"/>
          <w:szCs w:val="22"/>
        </w:rPr>
        <w:t>’</w:t>
      </w:r>
      <w:r w:rsidRPr="007E5745">
        <w:rPr>
          <w:rFonts w:cs="Times New Roman"/>
          <w:szCs w:val="22"/>
        </w:rPr>
        <w:t xml:space="preserve"> In other words, the computer and the content found on the internet is increasingly, for </w:t>
      </w:r>
      <w:r>
        <w:rPr>
          <w:rFonts w:cs="Times New Roman"/>
          <w:szCs w:val="22"/>
        </w:rPr>
        <w:t>Falla</w:t>
      </w:r>
      <w:r w:rsidRPr="007E5745">
        <w:rPr>
          <w:rFonts w:cs="Times New Roman"/>
          <w:szCs w:val="22"/>
        </w:rPr>
        <w:t xml:space="preserve">, competing with </w:t>
      </w:r>
      <w:r>
        <w:rPr>
          <w:rFonts w:cs="Times New Roman"/>
          <w:szCs w:val="22"/>
        </w:rPr>
        <w:t>‘</w:t>
      </w:r>
      <w:r w:rsidRPr="007E5745">
        <w:rPr>
          <w:rFonts w:cs="Times New Roman"/>
          <w:szCs w:val="22"/>
        </w:rPr>
        <w:t>traditional television</w:t>
      </w:r>
      <w:r>
        <w:rPr>
          <w:rFonts w:cs="Times New Roman"/>
          <w:szCs w:val="22"/>
        </w:rPr>
        <w:t>’</w:t>
      </w:r>
      <w:r w:rsidRPr="007E5745">
        <w:rPr>
          <w:rFonts w:cs="Times New Roman"/>
          <w:szCs w:val="22"/>
        </w:rPr>
        <w:t xml:space="preserve"> for the attention of the viewer. </w:t>
      </w:r>
      <w:r>
        <w:rPr>
          <w:rFonts w:cs="Times New Roman"/>
          <w:szCs w:val="22"/>
        </w:rPr>
        <w:t>Videobloggers were in some sense early adopters of digital cultural practices that have become very dominant today. Their practices signalled the merging of television and the computer that has later manifested itself in the form of ‘streaming’ boxes like the Apple TV and Fire TV.</w:t>
      </w:r>
    </w:p>
    <w:p w14:paraId="5842E105" w14:textId="77777777" w:rsidR="00A10DB7" w:rsidRDefault="00A10DB7" w:rsidP="00A10DB7">
      <w:pPr>
        <w:pStyle w:val="BodyText"/>
        <w:rPr>
          <w:rFonts w:cs="Times New Roman"/>
          <w:szCs w:val="22"/>
        </w:rPr>
      </w:pPr>
    </w:p>
    <w:p w14:paraId="18BF6E56" w14:textId="77777777" w:rsidR="00A10DB7" w:rsidRDefault="00A10DB7" w:rsidP="00A10DB7">
      <w:pPr>
        <w:pStyle w:val="BodyText"/>
        <w:rPr>
          <w:rFonts w:cs="Times New Roman"/>
          <w:szCs w:val="22"/>
        </w:rPr>
      </w:pPr>
      <w:r>
        <w:rPr>
          <w:rFonts w:cs="Times New Roman"/>
          <w:szCs w:val="22"/>
        </w:rPr>
        <w:t>The</w:t>
      </w:r>
      <w:r w:rsidRPr="007E5745">
        <w:rPr>
          <w:rFonts w:cs="Times New Roman"/>
          <w:szCs w:val="22"/>
        </w:rPr>
        <w:t xml:space="preserve"> videobloggers </w:t>
      </w:r>
      <w:r>
        <w:rPr>
          <w:rFonts w:cs="Times New Roman"/>
          <w:szCs w:val="22"/>
        </w:rPr>
        <w:t>often described</w:t>
      </w:r>
      <w:r w:rsidRPr="007E5745">
        <w:rPr>
          <w:rFonts w:cs="Times New Roman"/>
          <w:szCs w:val="22"/>
        </w:rPr>
        <w:t xml:space="preserve"> their computers as more important than their cameras. They highlighted the computer within their living space, calling it a </w:t>
      </w:r>
      <w:r>
        <w:rPr>
          <w:rFonts w:cs="Times New Roman"/>
          <w:szCs w:val="22"/>
        </w:rPr>
        <w:t>‘</w:t>
      </w:r>
      <w:r w:rsidRPr="007E5745">
        <w:rPr>
          <w:rFonts w:cs="Times New Roman"/>
          <w:szCs w:val="22"/>
        </w:rPr>
        <w:t>centrepiece of the room</w:t>
      </w:r>
      <w:r>
        <w:rPr>
          <w:rFonts w:cs="Times New Roman"/>
          <w:szCs w:val="22"/>
        </w:rPr>
        <w:t>’</w:t>
      </w:r>
      <w:r w:rsidRPr="007E5745">
        <w:rPr>
          <w:rFonts w:cs="Times New Roman"/>
          <w:szCs w:val="22"/>
        </w:rPr>
        <w:t xml:space="preserve"> (Steve</w:t>
      </w:r>
      <w:r>
        <w:rPr>
          <w:rFonts w:cs="Times New Roman"/>
          <w:szCs w:val="22"/>
        </w:rPr>
        <w:t xml:space="preserve"> Garfield</w:t>
      </w:r>
      <w:r w:rsidRPr="007E5745">
        <w:rPr>
          <w:rFonts w:cs="Times New Roman"/>
          <w:szCs w:val="22"/>
        </w:rPr>
        <w:t xml:space="preserve">) or </w:t>
      </w:r>
      <w:r>
        <w:rPr>
          <w:rFonts w:cs="Times New Roman"/>
          <w:szCs w:val="22"/>
        </w:rPr>
        <w:t>‘</w:t>
      </w:r>
      <w:r w:rsidRPr="007E5745">
        <w:rPr>
          <w:rFonts w:cs="Times New Roman"/>
          <w:szCs w:val="22"/>
        </w:rPr>
        <w:t>pretty prominent. You see my computer set-up as soon as you enter my home</w:t>
      </w:r>
      <w:r>
        <w:rPr>
          <w:rFonts w:cs="Times New Roman"/>
          <w:szCs w:val="22"/>
        </w:rPr>
        <w:t>’</w:t>
      </w:r>
      <w:r w:rsidRPr="007E5745">
        <w:rPr>
          <w:rFonts w:cs="Times New Roman"/>
          <w:szCs w:val="22"/>
        </w:rPr>
        <w:t xml:space="preserve"> (Zadi</w:t>
      </w:r>
      <w:r>
        <w:rPr>
          <w:rFonts w:cs="Times New Roman"/>
          <w:szCs w:val="22"/>
        </w:rPr>
        <w:t xml:space="preserve"> Diaz</w:t>
      </w:r>
      <w:r w:rsidRPr="007E5745">
        <w:rPr>
          <w:rFonts w:cs="Times New Roman"/>
          <w:szCs w:val="22"/>
        </w:rPr>
        <w:t xml:space="preserve">). Describing their work space, Ryanne </w:t>
      </w:r>
      <w:r>
        <w:rPr>
          <w:rFonts w:cs="Times New Roman"/>
          <w:szCs w:val="22"/>
        </w:rPr>
        <w:t xml:space="preserve">Hodson </w:t>
      </w:r>
      <w:r w:rsidRPr="007E5745">
        <w:rPr>
          <w:rFonts w:cs="Times New Roman"/>
          <w:szCs w:val="22"/>
        </w:rPr>
        <w:t xml:space="preserve">also </w:t>
      </w:r>
      <w:r>
        <w:rPr>
          <w:rFonts w:cs="Times New Roman"/>
          <w:szCs w:val="22"/>
        </w:rPr>
        <w:t>explained that</w:t>
      </w:r>
      <w:r w:rsidRPr="007E5745">
        <w:rPr>
          <w:rFonts w:cs="Times New Roman"/>
          <w:szCs w:val="22"/>
        </w:rPr>
        <w:t xml:space="preserve"> </w:t>
      </w:r>
      <w:r>
        <w:rPr>
          <w:rFonts w:cs="Times New Roman"/>
          <w:szCs w:val="22"/>
        </w:rPr>
        <w:t>‘</w:t>
      </w:r>
      <w:r w:rsidRPr="007E5745">
        <w:rPr>
          <w:rFonts w:cs="Times New Roman"/>
          <w:szCs w:val="22"/>
        </w:rPr>
        <w:t>we spend most of our time in that room. It’s also connected to the kitchen, there is no wall separating it, so we eat and work on our computers, it’s quite nice</w:t>
      </w:r>
      <w:r>
        <w:rPr>
          <w:rFonts w:cs="Times New Roman"/>
          <w:szCs w:val="22"/>
        </w:rPr>
        <w:t>’</w:t>
      </w:r>
      <w:r w:rsidRPr="007E5745">
        <w:rPr>
          <w:rFonts w:cs="Times New Roman"/>
          <w:szCs w:val="22"/>
        </w:rPr>
        <w:t xml:space="preserve">. </w:t>
      </w:r>
      <w:r>
        <w:rPr>
          <w:rFonts w:cs="Times New Roman"/>
          <w:szCs w:val="22"/>
        </w:rPr>
        <w:t>The</w:t>
      </w:r>
      <w:r w:rsidRPr="007E5745">
        <w:rPr>
          <w:rFonts w:cs="Times New Roman"/>
          <w:szCs w:val="22"/>
        </w:rPr>
        <w:t xml:space="preserve"> computer had replaced the television as the centrepiece of the videoblogger’s living space. </w:t>
      </w:r>
      <w:r>
        <w:rPr>
          <w:rFonts w:cs="Times New Roman"/>
          <w:szCs w:val="22"/>
        </w:rPr>
        <w:t>T</w:t>
      </w:r>
      <w:r w:rsidRPr="007E5745">
        <w:rPr>
          <w:rFonts w:cs="Times New Roman"/>
          <w:szCs w:val="22"/>
        </w:rPr>
        <w:t>his is reminiscent of Ballard’s prediction from 1984,</w:t>
      </w:r>
      <w:r>
        <w:rPr>
          <w:rFonts w:cs="Times New Roman"/>
          <w:szCs w:val="22"/>
        </w:rPr>
        <w:t xml:space="preserve"> that one day</w:t>
      </w:r>
    </w:p>
    <w:p w14:paraId="02F893D7" w14:textId="77777777" w:rsidR="00A10DB7" w:rsidRDefault="00A10DB7" w:rsidP="00A10DB7">
      <w:pPr>
        <w:pStyle w:val="BlockQuote"/>
      </w:pPr>
      <w:r>
        <w:t>E</w:t>
      </w:r>
      <w:r w:rsidRPr="007E5745">
        <w:t>verybody will be doing it, everybody will be living inside a TV studio. That’s what the domestic home aspires to these days; the home is going to be a TV studio. We’re all going to be starring in our own sit-coms, and they’ll be strange sit-coms, too, like the inside of our heads. That’s going to come, I’m absolutely sure of that, and it’ll</w:t>
      </w:r>
      <w:r>
        <w:t xml:space="preserve"> really shake up everything..</w:t>
      </w:r>
      <w:r w:rsidRPr="007E5745">
        <w:t>.</w:t>
      </w:r>
      <w:r>
        <w:rPr>
          <w:rStyle w:val="FootnoteReference"/>
        </w:rPr>
        <w:footnoteReference w:id="16"/>
      </w:r>
    </w:p>
    <w:p w14:paraId="154C543C" w14:textId="77777777" w:rsidR="00A10DB7" w:rsidRDefault="00A10DB7" w:rsidP="00A10DB7">
      <w:pPr>
        <w:pStyle w:val="BodyText"/>
      </w:pPr>
      <w:r>
        <w:t xml:space="preserve">The videobloggers very much lived  the coming world of online video in their everyday practices – even if the tools were still relatively primitive by todays standards.  </w:t>
      </w:r>
    </w:p>
    <w:p w14:paraId="2C482CF6" w14:textId="77777777" w:rsidR="00A10DB7" w:rsidRDefault="00A10DB7" w:rsidP="00A10DB7">
      <w:pPr>
        <w:pStyle w:val="BodyText"/>
      </w:pPr>
    </w:p>
    <w:p w14:paraId="67F19575" w14:textId="77777777" w:rsidR="00A10DB7" w:rsidRDefault="00A10DB7" w:rsidP="00A10DB7">
      <w:pPr>
        <w:pStyle w:val="Caption"/>
        <w:rPr>
          <w:rFonts w:cs="Times New Roman"/>
          <w:szCs w:val="22"/>
        </w:rPr>
      </w:pPr>
      <w:bookmarkStart w:id="7" w:name="_Toc374621147"/>
      <w:bookmarkStart w:id="8" w:name="_Toc387254617"/>
      <w:r>
        <w:rPr>
          <w:noProof/>
          <w:lang w:val="en-US"/>
        </w:rPr>
        <w:drawing>
          <wp:inline distT="0" distB="0" distL="0" distR="0" wp14:anchorId="410139B8" wp14:editId="6710267A">
            <wp:extent cx="5393055" cy="4589145"/>
            <wp:effectExtent l="0" t="0" r="0" b="8255"/>
            <wp:docPr id="9" name="Picture 9" descr="Macintosh HD:Users:trinebjorkmannberry:Desktop:Screen Shot 2017-10-16 at 12.0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rinebjorkmannberry:Desktop:Screen Shot 2017-10-16 at 12.08.2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3055" cy="4589145"/>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Pr>
          <w:noProof/>
        </w:rPr>
        <w:t>5</w:t>
      </w:r>
      <w:r>
        <w:rPr>
          <w:noProof/>
        </w:rPr>
        <w:fldChar w:fldCharType="end"/>
      </w:r>
      <w:r>
        <w:t xml:space="preserve">: </w:t>
      </w:r>
      <w:r w:rsidRPr="004376D2">
        <w:t>Number of emails posted to the videoblogging email</w:t>
      </w:r>
      <w:r>
        <w:t xml:space="preserve"> list (June 2004 – July 2016</w:t>
      </w:r>
      <w:r w:rsidRPr="004376D2">
        <w:t>)</w:t>
      </w:r>
      <w:bookmarkEnd w:id="7"/>
      <w:bookmarkEnd w:id="8"/>
    </w:p>
    <w:p w14:paraId="39FF9D45" w14:textId="77777777" w:rsidR="00A10DB7" w:rsidRDefault="00A10DB7" w:rsidP="00A10DB7">
      <w:pPr>
        <w:pStyle w:val="BodyText"/>
      </w:pPr>
      <w:r>
        <w:t xml:space="preserve">I now want to turn my attention to the textual practices of the videobloggers and how they used various forms of writing systems, such as email, to build, develop and strengthen the videoblogging community. </w:t>
      </w:r>
      <w:r w:rsidRPr="007E5745">
        <w:t>In the period between 2004 and 2007, the videoblogging community went from a small group of enthusiasts to a vibrant community of users</w:t>
      </w:r>
      <w:r>
        <w:t xml:space="preserve">. The group met online on each other blogs and videos but also through the </w:t>
      </w:r>
      <w:r w:rsidRPr="007E5745">
        <w:t>Yahoo</w:t>
      </w:r>
      <w:r>
        <w:t xml:space="preserve"> group</w:t>
      </w:r>
      <w:r w:rsidRPr="007E5745">
        <w:t xml:space="preserve"> Email </w:t>
      </w:r>
      <w:r>
        <w:t>list</w:t>
      </w:r>
      <w:r w:rsidRPr="007E5745">
        <w:t xml:space="preserve">. </w:t>
      </w:r>
      <w:r>
        <w:t>The Yahoo group was the heart and soul of the videoblogging community. New members were always greeted by at least a few members, and encouraged to share links to their blogs, RSS feeds and personal information. To begin with, the email list recruited mainly through word of mouth and friends of friends. It was established on June 1</w:t>
      </w:r>
      <w:r w:rsidRPr="00E6739C">
        <w:t>st</w:t>
      </w:r>
      <w:r>
        <w:t xml:space="preserve"> </w:t>
      </w:r>
      <w:r w:rsidRPr="007E5745">
        <w:t>2004 and is</w:t>
      </w:r>
      <w:r>
        <w:t xml:space="preserve"> still</w:t>
      </w:r>
      <w:r w:rsidRPr="007E5745">
        <w:t xml:space="preserve"> </w:t>
      </w:r>
      <w:r>
        <w:t>going today, although now with much less activity</w:t>
      </w:r>
      <w:r w:rsidRPr="007E5745">
        <w:t xml:space="preserve">. As of the end of </w:t>
      </w:r>
      <w:r>
        <w:t>November 2017, there are 2750 members still signed up to the list</w:t>
      </w:r>
      <w:r w:rsidRPr="007E5745">
        <w:t>,</w:t>
      </w:r>
      <w:r>
        <w:t xml:space="preserve"> and almost 80k</w:t>
      </w:r>
      <w:r w:rsidRPr="007E5745">
        <w:t xml:space="preserve"> messa</w:t>
      </w:r>
      <w:r>
        <w:t>ges in total have been posted to the list.</w:t>
      </w:r>
      <w:r>
        <w:rPr>
          <w:rStyle w:val="FootnoteReference"/>
          <w:szCs w:val="22"/>
        </w:rPr>
        <w:footnoteReference w:id="17"/>
      </w:r>
      <w:r>
        <w:t xml:space="preserve">  T</w:t>
      </w:r>
      <w:r w:rsidRPr="007E5745">
        <w:t xml:space="preserve">he most active period </w:t>
      </w:r>
      <w:r>
        <w:t>on the list was between</w:t>
      </w:r>
      <w:r w:rsidRPr="007E5745">
        <w:t xml:space="preserve"> D</w:t>
      </w:r>
      <w:r>
        <w:t>ecember of 2004 and August 2007, which</w:t>
      </w:r>
      <w:r w:rsidRPr="007E5745">
        <w:t xml:space="preserve"> saw the list </w:t>
      </w:r>
      <w:r>
        <w:t>receiving &gt;1000 posts per month, impressive by email group standards.</w:t>
      </w:r>
      <w:r w:rsidRPr="007E5745">
        <w:t xml:space="preserve"> </w:t>
      </w:r>
      <w:r>
        <w:t>The high point was in June</w:t>
      </w:r>
      <w:r w:rsidRPr="007E5745">
        <w:t xml:space="preserve"> 2005</w:t>
      </w:r>
      <w:r>
        <w:t xml:space="preserve"> when the email group</w:t>
      </w:r>
      <w:r w:rsidRPr="007E5745">
        <w:t xml:space="preserve"> receiv</w:t>
      </w:r>
      <w:r>
        <w:t>ed</w:t>
      </w:r>
      <w:r w:rsidRPr="007E5745">
        <w:t xml:space="preserve"> t</w:t>
      </w:r>
      <w:r>
        <w:t>he highest number of posts (2974</w:t>
      </w:r>
      <w:r w:rsidRPr="007E5745">
        <w:t xml:space="preserve"> posts). If volume of posts can be seen as an indicator of </w:t>
      </w:r>
      <w:r>
        <w:t>‘</w:t>
      </w:r>
      <w:r w:rsidRPr="007E5745">
        <w:t>community participation</w:t>
      </w:r>
      <w:r>
        <w:t>’</w:t>
      </w:r>
      <w:r w:rsidRPr="007E5745">
        <w:t xml:space="preserve">, this period was </w:t>
      </w:r>
      <w:r>
        <w:t>probably the</w:t>
      </w:r>
      <w:r w:rsidRPr="007E5745">
        <w:t xml:space="preserve"> most active (</w:t>
      </w:r>
      <w:r>
        <w:t>figure</w:t>
      </w:r>
      <w:r w:rsidRPr="007E5745">
        <w:t xml:space="preserve"> </w:t>
      </w:r>
      <w:r>
        <w:t>7)</w:t>
      </w:r>
      <w:r w:rsidRPr="007E5745">
        <w:t xml:space="preserve">. </w:t>
      </w:r>
      <w:r>
        <w:t>In more recent</w:t>
      </w:r>
      <w:r w:rsidRPr="007E5745">
        <w:t xml:space="preserve"> years </w:t>
      </w:r>
      <w:r>
        <w:t xml:space="preserve">the list has </w:t>
      </w:r>
      <w:r w:rsidRPr="007E5745">
        <w:t xml:space="preserve">seen months </w:t>
      </w:r>
      <w:r>
        <w:t xml:space="preserve">go by with only </w:t>
      </w:r>
      <w:r w:rsidRPr="007E5745">
        <w:t>3 or 4 posts</w:t>
      </w:r>
      <w:r>
        <w:t>, quantitatively demonstrating the way in which the videoblogging community had changed and slowly declined</w:t>
      </w:r>
      <w:r w:rsidRPr="007E5745">
        <w:t>.</w:t>
      </w:r>
      <w:r w:rsidRPr="0041472E">
        <w:rPr>
          <w:rStyle w:val="FootnoteReference"/>
          <w:sz w:val="20"/>
          <w:szCs w:val="20"/>
        </w:rPr>
        <w:footnoteReference w:id="18"/>
      </w:r>
      <w:r w:rsidRPr="0041472E">
        <w:t xml:space="preserve"> </w:t>
      </w:r>
    </w:p>
    <w:p w14:paraId="1E412BE5" w14:textId="77777777" w:rsidR="00A10DB7" w:rsidRDefault="00A10DB7" w:rsidP="00A10DB7">
      <w:pPr>
        <w:pStyle w:val="BodyText"/>
      </w:pPr>
    </w:p>
    <w:p w14:paraId="453DC323" w14:textId="77777777" w:rsidR="00A10DB7" w:rsidRDefault="00A10DB7" w:rsidP="00A10DB7">
      <w:pPr>
        <w:pStyle w:val="BodyText"/>
      </w:pPr>
      <w:r>
        <w:t>The email list occupied</w:t>
      </w:r>
      <w:r w:rsidRPr="007E5745">
        <w:t xml:space="preserve"> a crucial position in relation to videoblogging and the videoblogging community. It functioned as the initial meeting point for the videobloggers, a digital </w:t>
      </w:r>
      <w:r w:rsidRPr="007E5745">
        <w:rPr>
          <w:i/>
        </w:rPr>
        <w:t>agora</w:t>
      </w:r>
      <w:r w:rsidRPr="007E5745">
        <w:t xml:space="preserve"> in which the community gathered (</w:t>
      </w:r>
      <w:r>
        <w:t>albeit</w:t>
      </w:r>
      <w:r w:rsidRPr="007E5745">
        <w:t xml:space="preserve"> asynchronously), and it acted as the main communication channel between the early members. On </w:t>
      </w:r>
      <w:r>
        <w:t>the</w:t>
      </w:r>
      <w:r w:rsidRPr="007E5745">
        <w:t xml:space="preserve"> list, the </w:t>
      </w:r>
      <w:r>
        <w:t>videobloggers</w:t>
      </w:r>
      <w:r w:rsidRPr="007E5745">
        <w:t xml:space="preserve"> would discu</w:t>
      </w:r>
      <w:r>
        <w:t>ss their equipment, cameras, codec</w:t>
      </w:r>
      <w:r w:rsidRPr="007E5745">
        <w:t xml:space="preserve">s and working practices </w:t>
      </w:r>
      <w:r>
        <w:t>as well as their</w:t>
      </w:r>
      <w:r w:rsidRPr="007E5745">
        <w:t xml:space="preserve"> engagement with a selection of third-party applications, such as </w:t>
      </w:r>
      <w:r>
        <w:t>FireAnt</w:t>
      </w:r>
      <w:r w:rsidRPr="007E5745">
        <w:t xml:space="preserve"> and Feedburner. It </w:t>
      </w:r>
      <w:r>
        <w:t>was a crucial</w:t>
      </w:r>
      <w:r w:rsidRPr="007E5745">
        <w:t xml:space="preserve"> part of </w:t>
      </w:r>
      <w:r>
        <w:t>a</w:t>
      </w:r>
      <w:r w:rsidRPr="007E5745">
        <w:t xml:space="preserve"> videoblogging platform – at least in as much as the rest of the videoblogging </w:t>
      </w:r>
      <w:r>
        <w:t>technology</w:t>
      </w:r>
      <w:r w:rsidRPr="007E5745">
        <w:t xml:space="preserve"> was relative</w:t>
      </w:r>
      <w:r>
        <w:t xml:space="preserve">ly underdeveloped and dispersed. Indeed, </w:t>
      </w:r>
      <w:r w:rsidRPr="007E5745">
        <w:t xml:space="preserve">the </w:t>
      </w:r>
      <w:r>
        <w:t xml:space="preserve">email </w:t>
      </w:r>
      <w:r w:rsidRPr="007E5745">
        <w:t xml:space="preserve">list was </w:t>
      </w:r>
      <w:r>
        <w:t xml:space="preserve">very </w:t>
      </w:r>
      <w:r w:rsidRPr="007E5745">
        <w:t xml:space="preserve">stable. </w:t>
      </w:r>
      <w:r>
        <w:t>T</w:t>
      </w:r>
      <w:r w:rsidRPr="007E5745">
        <w:t xml:space="preserve">he list was very much the public hub of the videoblogging community, </w:t>
      </w:r>
      <w:r>
        <w:t xml:space="preserve">rather </w:t>
      </w:r>
      <w:r w:rsidRPr="007E5745">
        <w:t>like</w:t>
      </w:r>
      <w:r>
        <w:t xml:space="preserve"> a café, lobby or meeting place;</w:t>
      </w:r>
      <w:r w:rsidRPr="007E5745">
        <w:t xml:space="preserve"> </w:t>
      </w:r>
      <w:r>
        <w:t xml:space="preserve">where </w:t>
      </w:r>
      <w:r w:rsidRPr="007E5745">
        <w:t xml:space="preserve">ideas were exchanged, expertise sought and shared, </w:t>
      </w:r>
      <w:r>
        <w:t>problems discussed and arguments debated. As Steve Watkins explained</w:t>
      </w:r>
      <w:r w:rsidRPr="009E76C3">
        <w:t xml:space="preserve"> </w:t>
      </w:r>
      <w:r w:rsidRPr="009E76C3">
        <w:rPr>
          <w:lang w:val="en-US"/>
        </w:rPr>
        <w:t>‘</w:t>
      </w:r>
      <w:r w:rsidRPr="009E76C3">
        <w:t xml:space="preserve">the </w:t>
      </w:r>
      <w:r>
        <w:t>v</w:t>
      </w:r>
      <w:r w:rsidRPr="009E76C3">
        <w:t>ideoblogging group is about far more than the technologies necessary to videoblog.’</w:t>
      </w:r>
      <w:r>
        <w:t xml:space="preserve"> I</w:t>
      </w:r>
      <w:r w:rsidRPr="009E76C3">
        <w:t xml:space="preserve">t was also a place for people to form friendships </w:t>
      </w:r>
      <w:r>
        <w:t xml:space="preserve">and discuss </w:t>
      </w:r>
      <w:r w:rsidRPr="009E76C3">
        <w:t>‘incompatible ideas about what videoblogging will be to them, ideas that clash with some fundamental beliefs about what videoblogging is</w:t>
      </w:r>
      <w:r>
        <w:t xml:space="preserve"> to the established/vocal crowd</w:t>
      </w:r>
      <w:r w:rsidRPr="009E76C3">
        <w:t>.</w:t>
      </w:r>
      <w:r>
        <w:t>’</w:t>
      </w:r>
      <w:r>
        <w:rPr>
          <w:rStyle w:val="FootnoteReference"/>
          <w:szCs w:val="22"/>
        </w:rPr>
        <w:footnoteReference w:id="19"/>
      </w:r>
      <w:r>
        <w:t xml:space="preserve"> </w:t>
      </w:r>
    </w:p>
    <w:p w14:paraId="6D73F279" w14:textId="77777777" w:rsidR="00A10DB7" w:rsidRDefault="00A10DB7" w:rsidP="00A10DB7">
      <w:pPr>
        <w:pStyle w:val="BodyText"/>
      </w:pPr>
    </w:p>
    <w:p w14:paraId="142A0738" w14:textId="77777777" w:rsidR="00A10DB7" w:rsidRDefault="00A10DB7" w:rsidP="00A10DB7">
      <w:pPr>
        <w:pStyle w:val="BodyText"/>
      </w:pPr>
      <w:r w:rsidRPr="007E5745">
        <w:t xml:space="preserve">The list also served </w:t>
      </w:r>
      <w:r>
        <w:t>as a community memory</w:t>
      </w:r>
      <w:r w:rsidRPr="007E5745">
        <w:t xml:space="preserve">, as </w:t>
      </w:r>
      <w:r>
        <w:t xml:space="preserve">a </w:t>
      </w:r>
      <w:r w:rsidRPr="007E5745">
        <w:t xml:space="preserve">repository of knowledge, </w:t>
      </w:r>
      <w:r>
        <w:t xml:space="preserve">and as </w:t>
      </w:r>
      <w:r w:rsidRPr="007E5745">
        <w:t>an archive of p</w:t>
      </w:r>
      <w:r>
        <w:t>roblems and solutions</w:t>
      </w:r>
      <w:r w:rsidRPr="007E5745">
        <w:t xml:space="preserve"> </w:t>
      </w:r>
      <w:r>
        <w:t>which was</w:t>
      </w:r>
      <w:r w:rsidRPr="007E5745">
        <w:t xml:space="preserve"> </w:t>
      </w:r>
      <w:r>
        <w:t>useful</w:t>
      </w:r>
      <w:r w:rsidRPr="007E5745">
        <w:t xml:space="preserve"> for new members</w:t>
      </w:r>
      <w:r>
        <w:t xml:space="preserve">. The group members helped each other out, and there was a sense of excitement about what people would come up with next; </w:t>
      </w:r>
    </w:p>
    <w:p w14:paraId="2B639B2E" w14:textId="77777777" w:rsidR="00A10DB7" w:rsidRPr="00645240" w:rsidRDefault="00A10DB7" w:rsidP="00A10DB7">
      <w:pPr>
        <w:pStyle w:val="BlockQuote"/>
        <w:rPr>
          <w:rFonts w:cs="Times New Roman"/>
          <w:szCs w:val="22"/>
        </w:rPr>
      </w:pPr>
      <w:r>
        <w:t>T</w:t>
      </w:r>
      <w:r w:rsidRPr="000E0431">
        <w:t>here were the technical people that were solving problems and then there were guys like me that w</w:t>
      </w:r>
      <w:r>
        <w:t>ere</w:t>
      </w:r>
      <w:r w:rsidRPr="000E0431">
        <w:t xml:space="preserve"> more about just trying to have fun and get people to think of ways of making video that they had never thought of before. When Michael </w:t>
      </w:r>
      <w:r>
        <w:t xml:space="preserve">[Verdi] </w:t>
      </w:r>
      <w:r w:rsidRPr="000E0431">
        <w:t xml:space="preserve">and Ryanne </w:t>
      </w:r>
      <w:r>
        <w:t xml:space="preserve">[Hodson] </w:t>
      </w:r>
      <w:r w:rsidRPr="000E0431">
        <w:t>would come up with these settings, they would then tell everyone how to do it and it would solve everyone’s problem. Then everyone’s quality automatically would just go up overnight. That was the cool thing about the group.</w:t>
      </w:r>
      <w:r>
        <w:rPr>
          <w:rStyle w:val="FootnoteReference"/>
        </w:rPr>
        <w:footnoteReference w:id="20"/>
      </w:r>
    </w:p>
    <w:p w14:paraId="2744F127" w14:textId="77777777" w:rsidR="00A10DB7" w:rsidRDefault="00A10DB7" w:rsidP="00A10DB7">
      <w:pPr>
        <w:pStyle w:val="BodyText"/>
      </w:pPr>
      <w:r w:rsidRPr="007E5745">
        <w:t xml:space="preserve">The list </w:t>
      </w:r>
      <w:r>
        <w:t>was</w:t>
      </w:r>
      <w:r w:rsidRPr="007E5745">
        <w:t xml:space="preserve"> a public email group, with an open, accessible archive of every post written since 2004. As is standard with most Yahoo</w:t>
      </w:r>
      <w:r>
        <w:t xml:space="preserve"> </w:t>
      </w:r>
      <w:r w:rsidRPr="007E5745">
        <w:t xml:space="preserve">groups, the software allows functionality </w:t>
      </w:r>
      <w:r>
        <w:t xml:space="preserve">in additional to email. This included a public calendar, though this was not enabled by the moderators, a polling system, </w:t>
      </w:r>
      <w:r w:rsidRPr="007E5745">
        <w:t xml:space="preserve">used a number of times between 2005 </w:t>
      </w:r>
      <w:r>
        <w:t xml:space="preserve">and 2007, a links section, </w:t>
      </w:r>
      <w:r w:rsidRPr="007E5745">
        <w:t>also quite heavily used</w:t>
      </w:r>
      <w:r>
        <w:t>,</w:t>
      </w:r>
      <w:r w:rsidRPr="007E5745">
        <w:t xml:space="preserve"> and members </w:t>
      </w:r>
      <w:r>
        <w:t>had access to a database-area</w:t>
      </w:r>
      <w:r w:rsidRPr="007E5745">
        <w:t xml:space="preserve">. </w:t>
      </w:r>
      <w:r>
        <w:t>In</w:t>
      </w:r>
      <w:r w:rsidRPr="007E5745">
        <w:t xml:space="preserve"> the database-a</w:t>
      </w:r>
      <w:r>
        <w:t>rea, the videoblogging group had</w:t>
      </w:r>
      <w:r w:rsidRPr="007E5745">
        <w:t xml:space="preserve"> four sub-groups; i. </w:t>
      </w:r>
      <w:r w:rsidRPr="007E5745">
        <w:rPr>
          <w:i/>
        </w:rPr>
        <w:t>Videoblogging directory</w:t>
      </w:r>
      <w:r w:rsidRPr="007E5745">
        <w:t xml:space="preserve">, a list of every videoblog in the vlogopshere catalogued at the time (95 entries); ii. </w:t>
      </w:r>
      <w:r w:rsidRPr="007E5745">
        <w:rPr>
          <w:i/>
        </w:rPr>
        <w:t>Giving back</w:t>
      </w:r>
      <w:r>
        <w:t xml:space="preserve"> a smaller sub-set (six</w:t>
      </w:r>
      <w:r w:rsidRPr="007E5745">
        <w:t xml:space="preserve"> entries) where some videobloggers have offered services to other videobloggers,</w:t>
      </w:r>
      <w:r w:rsidRPr="007E5745">
        <w:rPr>
          <w:rStyle w:val="FootnoteReference"/>
          <w:szCs w:val="22"/>
        </w:rPr>
        <w:footnoteReference w:id="21"/>
      </w:r>
      <w:r w:rsidRPr="007E5745">
        <w:t xml:space="preserve">; iii. </w:t>
      </w:r>
      <w:r w:rsidRPr="007E5745">
        <w:rPr>
          <w:i/>
        </w:rPr>
        <w:t>Birthdays</w:t>
      </w:r>
      <w:r w:rsidRPr="007E5745">
        <w:t xml:space="preserve">, a list of member’s birthdays (12 entries); and iv. </w:t>
      </w:r>
      <w:r w:rsidRPr="007E5745">
        <w:rPr>
          <w:i/>
        </w:rPr>
        <w:t xml:space="preserve">Location, </w:t>
      </w:r>
      <w:r w:rsidRPr="007E5745">
        <w:t xml:space="preserve">contact list (10 entries), containing information such as email address for user, what platform she uses, software usage, country, state, videoblog or company name and phone numbers. </w:t>
      </w:r>
    </w:p>
    <w:p w14:paraId="1AE43CE9" w14:textId="77777777" w:rsidR="00A10DB7" w:rsidRPr="007E5745" w:rsidRDefault="00A10DB7" w:rsidP="00A10DB7">
      <w:pPr>
        <w:pStyle w:val="BodyText"/>
      </w:pPr>
    </w:p>
    <w:p w14:paraId="41018505" w14:textId="77777777" w:rsidR="00A10DB7" w:rsidRPr="007E5745" w:rsidRDefault="00A10DB7" w:rsidP="00A10DB7">
      <w:pPr>
        <w:pStyle w:val="BodyText"/>
      </w:pPr>
      <w:r w:rsidRPr="007E5745">
        <w:t>The informati</w:t>
      </w:r>
      <w:r>
        <w:t>on posted in the database area</w:t>
      </w:r>
      <w:r w:rsidRPr="007E5745">
        <w:t xml:space="preserve"> is </w:t>
      </w:r>
      <w:r>
        <w:t>a useful</w:t>
      </w:r>
      <w:r w:rsidRPr="007E5745">
        <w:t xml:space="preserve"> indicator of the role the </w:t>
      </w:r>
      <w:r>
        <w:t xml:space="preserve">email </w:t>
      </w:r>
      <w:r w:rsidRPr="007E5745">
        <w:t xml:space="preserve">list played in the early days of videoblogging. </w:t>
      </w:r>
      <w:r>
        <w:t>Although only</w:t>
      </w:r>
      <w:r w:rsidRPr="007E5745">
        <w:t xml:space="preserve"> a few entries were made </w:t>
      </w:r>
      <w:r>
        <w:t>between</w:t>
      </w:r>
      <w:r w:rsidRPr="007E5745">
        <w:t xml:space="preserve"> 2004 and 2005, </w:t>
      </w:r>
      <w:r>
        <w:t>at first the database was used to collect and organise information about the fledgling community. But this was soon superseded by the more narrative content of email exchanges via the mailing list and the database</w:t>
      </w:r>
      <w:r w:rsidRPr="007E5745">
        <w:t xml:space="preserve"> activity never became the norm among the </w:t>
      </w:r>
      <w:r>
        <w:t xml:space="preserve">later </w:t>
      </w:r>
      <w:r w:rsidRPr="007E5745">
        <w:t xml:space="preserve">members of the community. </w:t>
      </w:r>
      <w:r>
        <w:t>It is interesting to note that, as Enric Teller pointed out,</w:t>
      </w:r>
      <w:r w:rsidRPr="007E5745">
        <w:t xml:space="preserve"> </w:t>
      </w:r>
      <w:r>
        <w:t>‘</w:t>
      </w:r>
      <w:r w:rsidRPr="007E5745">
        <w:t>most people define videoblogging as having control over the production and distribution of their rich media work</w:t>
      </w:r>
      <w:r>
        <w:t>’, and this led to</w:t>
      </w:r>
      <w:r w:rsidRPr="007E5745">
        <w:t xml:space="preserve"> a paradoxical dist</w:t>
      </w:r>
      <w:r>
        <w:t>rust of public web resources that the</w:t>
      </w:r>
      <w:r w:rsidRPr="007E5745">
        <w:t xml:space="preserve"> videobloggers do not directly control </w:t>
      </w:r>
      <w:r>
        <w:t>individually</w:t>
      </w:r>
      <w:r w:rsidRPr="007E5745">
        <w:t>. This emphasis on control translate</w:t>
      </w:r>
      <w:r>
        <w:t>d</w:t>
      </w:r>
      <w:r w:rsidRPr="007E5745">
        <w:t xml:space="preserve"> into control of personal and potentially sensitive information, like birthdays and geographical loca</w:t>
      </w:r>
      <w:r>
        <w:t xml:space="preserve">tion, and </w:t>
      </w:r>
      <w:r w:rsidRPr="007E5745">
        <w:t>although many videobloggers displayed this information quite prominently on their own videoblogs, they hesitate</w:t>
      </w:r>
      <w:r>
        <w:t>d</w:t>
      </w:r>
      <w:r w:rsidRPr="007E5745">
        <w:t xml:space="preserve"> to enter it into a public/ corporate system like </w:t>
      </w:r>
      <w:r>
        <w:t xml:space="preserve">a </w:t>
      </w:r>
      <w:r w:rsidRPr="007E5745">
        <w:t>Yahoo</w:t>
      </w:r>
      <w:r>
        <w:t xml:space="preserve"> group</w:t>
      </w:r>
      <w:r w:rsidRPr="007E5745">
        <w:t xml:space="preserve">.  </w:t>
      </w:r>
    </w:p>
    <w:p w14:paraId="7258EA81" w14:textId="77777777" w:rsidR="00A10DB7" w:rsidRDefault="00A10DB7" w:rsidP="00A10DB7">
      <w:pPr>
        <w:pStyle w:val="BodyText"/>
      </w:pPr>
    </w:p>
    <w:p w14:paraId="582940F6" w14:textId="77777777" w:rsidR="00A10DB7" w:rsidRDefault="00A10DB7" w:rsidP="00A10DB7">
      <w:pPr>
        <w:pStyle w:val="BodyText"/>
      </w:pPr>
      <w:r>
        <w:t>The</w:t>
      </w:r>
      <w:r w:rsidRPr="007E5745">
        <w:t xml:space="preserve"> f</w:t>
      </w:r>
      <w:r>
        <w:t>irst messages on the mailing list give</w:t>
      </w:r>
      <w:r w:rsidRPr="007E5745">
        <w:t xml:space="preserve"> a snapshot of a community in very early development. For example, the second post to the list immediately </w:t>
      </w:r>
      <w:r>
        <w:t>mapped</w:t>
      </w:r>
      <w:r w:rsidRPr="007E5745">
        <w:t xml:space="preserve"> out the technical challe</w:t>
      </w:r>
      <w:r>
        <w:t xml:space="preserve">nges faced by the videobloggers and </w:t>
      </w:r>
      <w:r w:rsidRPr="007E5745">
        <w:t xml:space="preserve">the poster </w:t>
      </w:r>
      <w:r>
        <w:t>articulated</w:t>
      </w:r>
      <w:r w:rsidRPr="007E5745">
        <w:t xml:space="preserve"> some of the technical issues facing anyone wanting to post video on the interne</w:t>
      </w:r>
      <w:r>
        <w:t>t in 2004. I quote in full as I think it gives a good flavour of the very early discussions;</w:t>
      </w:r>
    </w:p>
    <w:p w14:paraId="41ADFF00" w14:textId="77777777" w:rsidR="00A10DB7" w:rsidRDefault="00A10DB7" w:rsidP="00A10DB7">
      <w:pPr>
        <w:pStyle w:val="BlockQuote"/>
      </w:pPr>
      <w:r w:rsidRPr="007E5745">
        <w:t xml:space="preserve">i. Technically, the process takes too long (capture, import, optimize, write some HTML, post); ii. Existing servers don’t allow much bandwidth and storage space. You’ll either get screwed because too many people watch your posts, or you have to </w:t>
      </w:r>
      <w:r>
        <w:t>erase</w:t>
      </w:r>
      <w:r w:rsidRPr="007E5745">
        <w:t xml:space="preserve"> your archive video because you’re out of space; iii. What is the language of videoblogging? Is it little movies? Or moments from your life?</w:t>
      </w:r>
      <w:r>
        <w:rPr>
          <w:rStyle w:val="FootnoteReference"/>
        </w:rPr>
        <w:footnoteReference w:id="22"/>
      </w:r>
    </w:p>
    <w:p w14:paraId="4B1C707A" w14:textId="77777777" w:rsidR="00A10DB7" w:rsidRPr="00C64CBA" w:rsidRDefault="00A10DB7" w:rsidP="00A10DB7">
      <w:pPr>
        <w:pStyle w:val="BodyText"/>
      </w:pPr>
      <w:r>
        <w:t>Topics such as these</w:t>
      </w:r>
      <w:r w:rsidRPr="007E5745">
        <w:t xml:space="preserve"> were a </w:t>
      </w:r>
      <w:r>
        <w:t>constant theme</w:t>
      </w:r>
      <w:r w:rsidRPr="007E5745">
        <w:t xml:space="preserve"> in the conversations about the practice of videoblogging. </w:t>
      </w:r>
      <w:r>
        <w:t>As previously discussed, t</w:t>
      </w:r>
      <w:r w:rsidRPr="007E5745">
        <w:t>he technologies available to non-professio</w:t>
      </w:r>
      <w:r>
        <w:t xml:space="preserve">nal media creators at the time </w:t>
      </w:r>
      <w:r w:rsidRPr="007E5745">
        <w:t>were limited,</w:t>
      </w:r>
      <w:r>
        <w:t xml:space="preserve"> under-developed and expensive and the opportunities that were seen to be opening up in relation to the rise of W</w:t>
      </w:r>
      <w:r w:rsidRPr="007E5745">
        <w:t>eb 2.0</w:t>
      </w:r>
      <w:r>
        <w:t xml:space="preserve"> technologies gave the videobloggers a sense of being part of an exciting change in media. </w:t>
      </w:r>
    </w:p>
    <w:p w14:paraId="1D13CB1E" w14:textId="77777777" w:rsidR="00A10DB7" w:rsidRDefault="00A10DB7" w:rsidP="00A10DB7">
      <w:pPr>
        <w:pStyle w:val="BodyText"/>
      </w:pPr>
    </w:p>
    <w:p w14:paraId="1B640CBA" w14:textId="77777777" w:rsidR="00A10DB7" w:rsidRPr="009D3509" w:rsidRDefault="00A10DB7" w:rsidP="00A10DB7">
      <w:pPr>
        <w:pStyle w:val="BodyText"/>
      </w:pPr>
      <w:r>
        <w:t>As with any new medium, d</w:t>
      </w:r>
      <w:r w:rsidRPr="007E5745">
        <w:t xml:space="preserve">iscussions </w:t>
      </w:r>
      <w:r>
        <w:t>on the list were fervent around the definitions and practices of videoblogging. Was it web video? Was it television on the internet? Was it a new form of documentary, a new form of art, or was it a political tool for taking on the media industry? Depending on where one fell on those issues, how did that influence how one videoblogged? Should one draw on televisual aesthetics? On cinema? Or – as some argued – was videoblogging more like Astruc’s notion of writing using video, and what did that mean for the look, the feel and the sound of the videoblog? These discussions had a sense of urgency with some videobloggers arguing that ‘t</w:t>
      </w:r>
      <w:r w:rsidRPr="007E5745">
        <w:t>he first successful movies – i</w:t>
      </w:r>
      <w:r>
        <w:t>.</w:t>
      </w:r>
      <w:r w:rsidRPr="007E5745">
        <w:t>e. the first moving pictures accepted as motion pictures – were not applications of a medium that was defined by their giving significance to specific possibilities. Only the art itself can discover its possibilities, and the discovery of a new possibility is the d</w:t>
      </w:r>
      <w:r>
        <w:t>iscovery of a new medium</w:t>
      </w:r>
      <w:r w:rsidRPr="007E5745">
        <w:t>.</w:t>
      </w:r>
      <w:r>
        <w:t>’</w:t>
      </w:r>
      <w:r>
        <w:rPr>
          <w:rStyle w:val="FootnoteReference"/>
        </w:rPr>
        <w:footnoteReference w:id="23"/>
      </w:r>
      <w:r>
        <w:t xml:space="preserve"> This initial burst of excitement around a new medium was important for inspiring the community and giving a sense of transformation and possibility that is crucial to any social movement. </w:t>
      </w:r>
    </w:p>
    <w:p w14:paraId="6848F257" w14:textId="77777777" w:rsidR="00A10DB7" w:rsidRDefault="00A10DB7" w:rsidP="00A10DB7">
      <w:pPr>
        <w:pStyle w:val="BodyText"/>
      </w:pPr>
    </w:p>
    <w:p w14:paraId="5185EB57" w14:textId="77777777" w:rsidR="00A10DB7" w:rsidRPr="007F3B6D" w:rsidRDefault="00A10DB7" w:rsidP="00A10DB7">
      <w:pPr>
        <w:pStyle w:val="BodyText"/>
      </w:pPr>
      <w:r>
        <w:t xml:space="preserve">As well as using email, videobloggers voiced their opinions in the videoblogs themselves, thus spawning a new genre of videoblogs – what one could call meta-videoblogs, or videoblogs about videoblogging. This was exemplified in 2005, when Michael Verdi, an active member of the group and co-founder of Freevlog, posted his seminal and hugely influencial; video </w:t>
      </w:r>
      <w:r w:rsidRPr="00CE3CD2">
        <w:rPr>
          <w:i/>
        </w:rPr>
        <w:t>Vlog Anarchy</w:t>
      </w:r>
      <w:r>
        <w:t xml:space="preserve">. Filmed in his home, Verdi presents what can only be described as a manifesto against manifestos, a call for the community to stop trying to define what videoblogging is. In the raw, unedited piece, Verdi laments the tendency among the early adopters to ‘lock the medium down’ and through definitions and discussions limit its potential. Instead, he calls for the community to ‘play with it’, to let it ‘breathe and live and grow’. The video became notorious within the community, and was referenced two years later in Rupert Howe’s entry for the Vlog Deathmatch challenge, </w:t>
      </w:r>
      <w:r>
        <w:rPr>
          <w:lang w:val="en-US"/>
        </w:rPr>
        <w:t>one of many community events organized by the Videoblogging community. This took the form of karaoke which was then voted on to determine the best video.</w:t>
      </w:r>
      <w:r>
        <w:rPr>
          <w:rStyle w:val="FootnoteReference"/>
          <w:szCs w:val="22"/>
        </w:rPr>
        <w:footnoteReference w:id="24"/>
      </w:r>
      <w:r>
        <w:t xml:space="preserve"> </w:t>
      </w:r>
    </w:p>
    <w:p w14:paraId="19A24C7D" w14:textId="77777777" w:rsidR="00A10DB7" w:rsidRDefault="00A10DB7" w:rsidP="00A10DB7">
      <w:pPr>
        <w:pStyle w:val="BodyText"/>
      </w:pPr>
    </w:p>
    <w:p w14:paraId="025D0FC3" w14:textId="77777777" w:rsidR="00A10DB7" w:rsidRDefault="00A10DB7" w:rsidP="00A10DB7">
      <w:pPr>
        <w:pStyle w:val="BodyText"/>
      </w:pPr>
      <w:r w:rsidRPr="007E5745">
        <w:t xml:space="preserve">Although the majority of early </w:t>
      </w:r>
      <w:r>
        <w:t>videoblogs</w:t>
      </w:r>
      <w:r w:rsidRPr="007E5745">
        <w:t xml:space="preserve"> fell into what </w:t>
      </w:r>
      <w:r>
        <w:t>I</w:t>
      </w:r>
      <w:r w:rsidRPr="007E5745">
        <w:t xml:space="preserve"> categorise</w:t>
      </w:r>
      <w:r>
        <w:t>d</w:t>
      </w:r>
      <w:r w:rsidRPr="007E5745">
        <w:t xml:space="preserve"> as </w:t>
      </w:r>
      <w:r>
        <w:t>‘personal’ video, Rocketboom was one</w:t>
      </w:r>
      <w:r w:rsidRPr="007E5745">
        <w:t xml:space="preserve"> video</w:t>
      </w:r>
      <w:r>
        <w:t>blog that was</w:t>
      </w:r>
      <w:r w:rsidRPr="007E5745">
        <w:t xml:space="preserve"> distinctive and new. </w:t>
      </w:r>
      <w:r>
        <w:t>Andrew Michael Baron founded Rocketboom in October 2004</w:t>
      </w:r>
      <w:r w:rsidRPr="007E5745">
        <w:t xml:space="preserve">, </w:t>
      </w:r>
      <w:r>
        <w:t>and until it closed down in November 2013, produced short videos that parodied traditional newscasts through</w:t>
      </w:r>
      <w:r w:rsidRPr="007E5745">
        <w:t xml:space="preserve"> </w:t>
      </w:r>
      <w:r>
        <w:t>a technology-oriented comedy show</w:t>
      </w:r>
      <w:r w:rsidRPr="007E5745">
        <w:t xml:space="preserve">. </w:t>
      </w:r>
      <w:r>
        <w:t>Rocketboom</w:t>
      </w:r>
      <w:r w:rsidRPr="007E5745">
        <w:t xml:space="preserve"> was originally hosted by Amanda Congdon (from October 2004 – July 2006), though over the years it had a number of presenters, including Joanne Colan, Mememolly and Keghan Hurst. Over the course of </w:t>
      </w:r>
      <w:r>
        <w:t>2004</w:t>
      </w:r>
      <w:r w:rsidRPr="007E5745">
        <w:t xml:space="preserve">, Rocketboom </w:t>
      </w:r>
      <w:r>
        <w:t>became very popular</w:t>
      </w:r>
      <w:r w:rsidRPr="007E5745">
        <w:t xml:space="preserve">, </w:t>
      </w:r>
      <w:r>
        <w:t xml:space="preserve">to the extent of </w:t>
      </w:r>
      <w:r w:rsidRPr="007E5745">
        <w:t>being featured during Steve Jobs</w:t>
      </w:r>
      <w:r>
        <w:t xml:space="preserve">’ </w:t>
      </w:r>
      <w:r w:rsidRPr="007E5745">
        <w:t>iPod presentation for App</w:t>
      </w:r>
      <w:r>
        <w:t xml:space="preserve">le in October 2005. By December, </w:t>
      </w:r>
      <w:r w:rsidRPr="007E5745">
        <w:t xml:space="preserve">Rocketboom </w:t>
      </w:r>
      <w:r>
        <w:t>claimed</w:t>
      </w:r>
      <w:r w:rsidRPr="007E5745">
        <w:t xml:space="preserve"> that </w:t>
      </w:r>
      <w:r>
        <w:t>it</w:t>
      </w:r>
      <w:r w:rsidRPr="007E5745">
        <w:t xml:space="preserve"> cost about $20 </w:t>
      </w:r>
      <w:r>
        <w:t>to produce</w:t>
      </w:r>
      <w:r w:rsidRPr="007E5745">
        <w:t xml:space="preserve"> an episode, </w:t>
      </w:r>
      <w:r>
        <w:t>yet</w:t>
      </w:r>
      <w:r w:rsidRPr="007E5745">
        <w:t xml:space="preserve"> </w:t>
      </w:r>
      <w:r>
        <w:t xml:space="preserve">they were able to </w:t>
      </w:r>
      <w:r w:rsidRPr="007E5745">
        <w:t xml:space="preserve">reach an audience </w:t>
      </w:r>
      <w:r>
        <w:t>the same</w:t>
      </w:r>
      <w:r w:rsidRPr="007E5745">
        <w:t xml:space="preserve"> size </w:t>
      </w:r>
      <w:r>
        <w:t>as shows such as ‘Crossfire’ on CNN, a remarkable achievement</w:t>
      </w:r>
      <w:r w:rsidRPr="007E5745">
        <w:t xml:space="preserve">. In September 2005, Business Week covered the faux </w:t>
      </w:r>
      <w:r>
        <w:t>news show in a magazine feature</w:t>
      </w:r>
      <w:r w:rsidRPr="007E5745">
        <w:t xml:space="preserve"> </w:t>
      </w:r>
      <w:r>
        <w:t>that the Internet wa</w:t>
      </w:r>
      <w:r w:rsidRPr="007E5745">
        <w:t>s</w:t>
      </w:r>
      <w:r>
        <w:t xml:space="preserve"> becoming more videocentric</w:t>
      </w:r>
      <w:r w:rsidRPr="007E5745">
        <w:t xml:space="preserve">. </w:t>
      </w:r>
      <w:r>
        <w:t xml:space="preserve">Many of the members of the videoblogging community, including Zadi Diaz, Richard Hall and Steve Garfield, provided ‘raw footage’ for Rocketboom but also worked to draw attention – and viewers – to their own sites. </w:t>
      </w:r>
      <w:r w:rsidRPr="007E5745">
        <w:t>Rocketboom was</w:t>
      </w:r>
      <w:r>
        <w:t xml:space="preserve"> therefore</w:t>
      </w:r>
      <w:r w:rsidRPr="007E5745">
        <w:t xml:space="preserve"> one of the first videoblogs to ‘break out’ and find popularity beyond the videoblogging co</w:t>
      </w:r>
      <w:r>
        <w:t>mmunity, even being</w:t>
      </w:r>
      <w:r w:rsidRPr="007E5745">
        <w:t xml:space="preserve"> featured on American</w:t>
      </w:r>
      <w:r>
        <w:t xml:space="preserve"> TV drama CSI in February 2006. </w:t>
      </w:r>
      <w:r w:rsidRPr="007E5745">
        <w:t xml:space="preserve"> </w:t>
      </w:r>
    </w:p>
    <w:p w14:paraId="47324FBB" w14:textId="77777777" w:rsidR="00A10DB7" w:rsidRDefault="00A10DB7" w:rsidP="00A10DB7">
      <w:pPr>
        <w:pStyle w:val="BodyText"/>
      </w:pPr>
    </w:p>
    <w:p w14:paraId="702992FF" w14:textId="77777777" w:rsidR="00A10DB7" w:rsidRPr="008030A2" w:rsidRDefault="00A10DB7" w:rsidP="00A10DB7">
      <w:pPr>
        <w:pStyle w:val="BodyText"/>
        <w:rPr>
          <w:lang w:val="en-US"/>
        </w:rPr>
      </w:pPr>
      <w:r w:rsidRPr="007E5745">
        <w:t xml:space="preserve">A key technology in the technical constellation </w:t>
      </w:r>
      <w:r>
        <w:t>around</w:t>
      </w:r>
      <w:r w:rsidRPr="007E5745">
        <w:t xml:space="preserve"> videoblogging</w:t>
      </w:r>
      <w:r>
        <w:t xml:space="preserve"> that helped simplified video distribution, was Feedburner. It </w:t>
      </w:r>
      <w:r w:rsidRPr="007E5745">
        <w:t>was founded in 2003 by Dick Costolo</w:t>
      </w:r>
      <w:r>
        <w:t xml:space="preserve"> (later, CEO of Twitter 2010-2015), Eric Lunt, Steve Olechowski</w:t>
      </w:r>
      <w:r w:rsidRPr="007E5745">
        <w:t xml:space="preserve"> and Matt Shobe, and launched in 2004. The importance of Feedburner lies in taking </w:t>
      </w:r>
      <w:r>
        <w:t>a</w:t>
      </w:r>
      <w:r w:rsidRPr="007E5745">
        <w:t xml:space="preserve"> website address and generating an RSS feed for the user.</w:t>
      </w:r>
      <w:r w:rsidRPr="00B67696">
        <w:rPr>
          <w:rStyle w:val="FootnoteReference"/>
          <w:szCs w:val="22"/>
        </w:rPr>
        <w:t xml:space="preserve"> </w:t>
      </w:r>
      <w:r>
        <w:rPr>
          <w:rStyle w:val="FootnoteReference"/>
          <w:szCs w:val="22"/>
        </w:rPr>
        <w:footnoteReference w:id="25"/>
      </w:r>
      <w:r w:rsidRPr="007E5745">
        <w:t xml:space="preserve"> </w:t>
      </w:r>
      <w:r>
        <w:t xml:space="preserve">At the time, </w:t>
      </w:r>
      <w:r w:rsidRPr="007E5745">
        <w:t xml:space="preserve">RSS </w:t>
      </w:r>
      <w:r>
        <w:t xml:space="preserve">(really simple syndication) </w:t>
      </w:r>
      <w:r w:rsidRPr="007E5745">
        <w:t xml:space="preserve">was the main technology for </w:t>
      </w:r>
      <w:r>
        <w:t>‘</w:t>
      </w:r>
      <w:r w:rsidRPr="007E5745">
        <w:t>pulling</w:t>
      </w:r>
      <w:r>
        <w:t>’</w:t>
      </w:r>
      <w:r w:rsidRPr="007E5745">
        <w:t xml:space="preserve"> data from the web</w:t>
      </w:r>
      <w:r>
        <w:t>, particularly blogs,</w:t>
      </w:r>
      <w:r w:rsidRPr="007E5745">
        <w:t xml:space="preserve"> </w:t>
      </w:r>
      <w:r>
        <w:t>i</w:t>
      </w:r>
      <w:r w:rsidRPr="007E5745">
        <w:t xml:space="preserve">nto a computer. Feedburner was the first company to </w:t>
      </w:r>
      <w:r>
        <w:t>make this process a</w:t>
      </w:r>
      <w:r w:rsidRPr="007E5745">
        <w:t xml:space="preserve"> user-friendly experience, and provided the members of the videoblogging community with the ability to generate an RSS feed from their </w:t>
      </w:r>
      <w:r>
        <w:t>video</w:t>
      </w:r>
      <w:r w:rsidRPr="007E5745">
        <w:t xml:space="preserve">blog, which could be picked up by content platforms such as </w:t>
      </w:r>
      <w:r>
        <w:t>FireAnt</w:t>
      </w:r>
      <w:r w:rsidRPr="007E5745">
        <w:t xml:space="preserve"> or iTunes. Feedburner became hugely important in the distribution of videoblogs, and a number of my informants relied heavily on their </w:t>
      </w:r>
      <w:r>
        <w:t>‘</w:t>
      </w:r>
      <w:r w:rsidRPr="007E5745">
        <w:t>feeds</w:t>
      </w:r>
      <w:r>
        <w:t>’</w:t>
      </w:r>
      <w:r w:rsidRPr="007E5745">
        <w:t xml:space="preserve"> for distributing</w:t>
      </w:r>
      <w:r>
        <w:t xml:space="preserve"> their videos</w:t>
      </w:r>
      <w:r w:rsidRPr="007E5745">
        <w:t xml:space="preserve">, but </w:t>
      </w:r>
      <w:r>
        <w:t xml:space="preserve">also for </w:t>
      </w:r>
      <w:r w:rsidRPr="007E5745">
        <w:t xml:space="preserve">watching </w:t>
      </w:r>
      <w:r>
        <w:t>other videoblogs</w:t>
      </w:r>
      <w:r w:rsidRPr="007E5745">
        <w:t>. The</w:t>
      </w:r>
      <w:r>
        <w:t xml:space="preserve"> importance of RSS feeds and Feedburner in particular to the videoblogger</w:t>
      </w:r>
      <w:r w:rsidRPr="007E5745">
        <w:t xml:space="preserve"> could perhaps be summarised by this email exchange from September 2005, after a new videoblogger announced her arrival in the vlogosphere.</w:t>
      </w:r>
      <w:r>
        <w:rPr>
          <w:rStyle w:val="FootnoteReference"/>
          <w:szCs w:val="22"/>
        </w:rPr>
        <w:footnoteReference w:id="26"/>
      </w:r>
      <w:r w:rsidRPr="007E5745">
        <w:t xml:space="preserve"> Within 15 minutes of posting, there was a reply; </w:t>
      </w:r>
      <w:r>
        <w:t>‘</w:t>
      </w:r>
      <w:r w:rsidRPr="007E5745">
        <w:t>I went to your site, but I couldn’t find your RSS feed in order to subscribe to your videoblog</w:t>
      </w:r>
      <w:r>
        <w:t>’</w:t>
      </w:r>
      <w:r w:rsidRPr="007E5745">
        <w:t>.</w:t>
      </w:r>
      <w:r>
        <w:rPr>
          <w:rStyle w:val="FootnoteReference"/>
        </w:rPr>
        <w:footnoteReference w:id="27"/>
      </w:r>
      <w:r>
        <w:t xml:space="preserve"> </w:t>
      </w:r>
      <w:r w:rsidRPr="007E5745">
        <w:t xml:space="preserve">Feedburner </w:t>
      </w:r>
      <w:r>
        <w:t>therefore became</w:t>
      </w:r>
      <w:r w:rsidRPr="007E5745">
        <w:t xml:space="preserve"> a necessary link in the distribution chain of videoblogs, and in some senses it was </w:t>
      </w:r>
      <w:r w:rsidRPr="007E5745">
        <w:rPr>
          <w:i/>
        </w:rPr>
        <w:t>the</w:t>
      </w:r>
      <w:r w:rsidRPr="007E5745">
        <w:t xml:space="preserve"> mechanism for linking content between the videobloggers and their audience. </w:t>
      </w:r>
      <w:r>
        <w:t xml:space="preserve">In consequence, </w:t>
      </w:r>
      <w:r w:rsidRPr="007E5745">
        <w:t>Feedburner was acquired by Google in 2007, for a reported $100</w:t>
      </w:r>
      <w:r>
        <w:t xml:space="preserve"> </w:t>
      </w:r>
      <w:r w:rsidRPr="007E5745">
        <w:t xml:space="preserve">million. </w:t>
      </w:r>
      <w:r>
        <w:t>However, w</w:t>
      </w:r>
      <w:r w:rsidRPr="007E5745">
        <w:t xml:space="preserve">ith the rise in real time streams </w:t>
      </w:r>
      <w:r>
        <w:t>like Twitter, RSS became less</w:t>
      </w:r>
      <w:r w:rsidRPr="007E5745">
        <w:t xml:space="preserve"> impor</w:t>
      </w:r>
      <w:r>
        <w:t>tant to most websites, who moved to push</w:t>
      </w:r>
      <w:r w:rsidRPr="007E5745">
        <w:t xml:space="preserve"> notifications instead.</w:t>
      </w:r>
      <w:r>
        <w:t xml:space="preserve"> </w:t>
      </w:r>
      <w:r>
        <w:rPr>
          <w:lang w:val="en-US"/>
        </w:rPr>
        <w:t>By buying a</w:t>
      </w:r>
      <w:r w:rsidRPr="008030A2">
        <w:rPr>
          <w:lang w:val="en-US"/>
        </w:rPr>
        <w:t xml:space="preserve"> competitor to YouTube, Google ensured that </w:t>
      </w:r>
      <w:r>
        <w:rPr>
          <w:lang w:val="en-US"/>
        </w:rPr>
        <w:t xml:space="preserve">there was </w:t>
      </w:r>
      <w:r w:rsidRPr="008030A2">
        <w:rPr>
          <w:lang w:val="en-US"/>
        </w:rPr>
        <w:t xml:space="preserve">no alternative to the streaming video platform. </w:t>
      </w:r>
      <w:r>
        <w:rPr>
          <w:lang w:val="en-US"/>
        </w:rPr>
        <w:t>On</w:t>
      </w:r>
      <w:r w:rsidRPr="008030A2">
        <w:rPr>
          <w:lang w:val="en-US"/>
        </w:rPr>
        <w:t xml:space="preserve"> May 26</w:t>
      </w:r>
      <w:r w:rsidRPr="00E6739C">
        <w:t>th</w:t>
      </w:r>
      <w:r w:rsidRPr="008030A2">
        <w:rPr>
          <w:lang w:val="en-US"/>
        </w:rPr>
        <w:t xml:space="preserve"> 2011, Google deprecated the Feedburner API, and in October 2012 it shut </w:t>
      </w:r>
      <w:r>
        <w:rPr>
          <w:lang w:val="en-US"/>
        </w:rPr>
        <w:t xml:space="preserve">it down, reflecting a not unfamiliar story of big corporations using their buying power to shape the technical systems for their own benefit. </w:t>
      </w:r>
    </w:p>
    <w:p w14:paraId="05F93E38" w14:textId="77777777" w:rsidR="00A10DB7" w:rsidRDefault="00A10DB7" w:rsidP="00A10DB7">
      <w:pPr>
        <w:pStyle w:val="BodyText"/>
      </w:pPr>
    </w:p>
    <w:p w14:paraId="45D4AE4E" w14:textId="77777777" w:rsidR="00A10DB7" w:rsidRDefault="00A10DB7" w:rsidP="00A10DB7">
      <w:pPr>
        <w:pStyle w:val="BodyText"/>
      </w:pPr>
      <w:r w:rsidRPr="007E5745">
        <w:t xml:space="preserve">One of the main consumer </w:t>
      </w:r>
      <w:r>
        <w:t xml:space="preserve">oriented </w:t>
      </w:r>
      <w:r w:rsidRPr="007E5745">
        <w:t xml:space="preserve">technologies </w:t>
      </w:r>
      <w:r>
        <w:t>that was designed</w:t>
      </w:r>
      <w:r w:rsidRPr="007E5745">
        <w:t xml:space="preserve"> by developers </w:t>
      </w:r>
      <w:r>
        <w:t xml:space="preserve">and that </w:t>
      </w:r>
      <w:r w:rsidRPr="007E5745">
        <w:t xml:space="preserve">was closely </w:t>
      </w:r>
      <w:r>
        <w:t>linked</w:t>
      </w:r>
      <w:r w:rsidRPr="007E5745">
        <w:t xml:space="preserve"> w</w:t>
      </w:r>
      <w:r>
        <w:t>ith the videoblogging community</w:t>
      </w:r>
      <w:r w:rsidRPr="007E5745">
        <w:t xml:space="preserve"> </w:t>
      </w:r>
      <w:r>
        <w:t xml:space="preserve">was </w:t>
      </w:r>
      <w:r w:rsidRPr="007E5745">
        <w:t>an RSS video</w:t>
      </w:r>
      <w:r>
        <w:t xml:space="preserve"> </w:t>
      </w:r>
      <w:r w:rsidRPr="007E5745">
        <w:t xml:space="preserve">player called </w:t>
      </w:r>
      <w:r>
        <w:t xml:space="preserve">FireAnt. The first </w:t>
      </w:r>
      <w:r w:rsidRPr="007E5745">
        <w:t xml:space="preserve">beta </w:t>
      </w:r>
      <w:r>
        <w:t xml:space="preserve">was </w:t>
      </w:r>
      <w:r w:rsidRPr="007E5745">
        <w:t xml:space="preserve">released </w:t>
      </w:r>
      <w:r>
        <w:t>in 2005</w:t>
      </w:r>
      <w:r w:rsidRPr="007E5745">
        <w:t>.</w:t>
      </w:r>
      <w:r w:rsidRPr="007E5745">
        <w:rPr>
          <w:rStyle w:val="FootnoteReference"/>
          <w:szCs w:val="22"/>
        </w:rPr>
        <w:footnoteReference w:id="28"/>
      </w:r>
      <w:r w:rsidRPr="007E5745">
        <w:t xml:space="preserve"> </w:t>
      </w:r>
      <w:r>
        <w:t>FireAnt</w:t>
      </w:r>
      <w:r w:rsidRPr="007E5745">
        <w:t xml:space="preserve"> was a desktop application that subscribed to RSS feeds and allowed </w:t>
      </w:r>
      <w:r>
        <w:t>the user</w:t>
      </w:r>
      <w:r w:rsidRPr="007E5745">
        <w:t xml:space="preserve"> to play videos on the desktop. </w:t>
      </w:r>
      <w:r>
        <w:t>As one</w:t>
      </w:r>
      <w:r w:rsidRPr="007E5745">
        <w:t xml:space="preserve"> videoblogger</w:t>
      </w:r>
      <w:r>
        <w:t xml:space="preserve"> explained</w:t>
      </w:r>
      <w:r w:rsidRPr="007E5745">
        <w:t xml:space="preserve">, </w:t>
      </w:r>
      <w:r>
        <w:t>‘</w:t>
      </w:r>
      <w:r w:rsidRPr="007E5745">
        <w:t xml:space="preserve">the point of using an in-computer aggregator program like </w:t>
      </w:r>
      <w:r>
        <w:t>FireAnt</w:t>
      </w:r>
      <w:r w:rsidRPr="007E5745">
        <w:t xml:space="preserve"> would be the added benefit to the user </w:t>
      </w:r>
      <w:r>
        <w:t>that</w:t>
      </w:r>
      <w:r w:rsidRPr="007E5745">
        <w:t xml:space="preserve"> </w:t>
      </w:r>
      <w:r>
        <w:t>‘</w:t>
      </w:r>
      <w:r w:rsidRPr="007E5745">
        <w:t>new video (and other) posts are automatically downloaded</w:t>
      </w:r>
      <w:r>
        <w:t>’.</w:t>
      </w:r>
      <w:r>
        <w:rPr>
          <w:rStyle w:val="FootnoteReference"/>
          <w:szCs w:val="22"/>
        </w:rPr>
        <w:footnoteReference w:id="29"/>
      </w:r>
      <w:r>
        <w:t xml:space="preserve"> This automatic downloading of new episodes made following videoblogs such simpler. It also created a helpful abstraction from the inherent complexity and messiness of web-links and surfing between blogs. Users would be able to identify new videos and keeping up with episodes would be much less of a chore. </w:t>
      </w:r>
    </w:p>
    <w:p w14:paraId="0B2FB683" w14:textId="77777777" w:rsidR="00A10DB7" w:rsidRDefault="00A10DB7" w:rsidP="00A10DB7">
      <w:pPr>
        <w:pStyle w:val="BodyText"/>
      </w:pPr>
    </w:p>
    <w:p w14:paraId="407980B4" w14:textId="77777777" w:rsidR="00A10DB7" w:rsidRDefault="00A10DB7" w:rsidP="00A10DB7">
      <w:pPr>
        <w:pStyle w:val="BodyText"/>
      </w:pPr>
      <w:r>
        <w:t xml:space="preserve">These kinds of user interfaces are interesting in a number of respects. Of course, by simplifying the technical process for the user they can massively expand the audience beyond the technically competent user. However, the act of abstracting away the underlying blogs in some sense breaks an important link between the personality of the videoblogger and their videos, removing the surrounded context the blog provided on the webpage. But it also breaks a link with the comment culture that was manifest in the blog-form, and took the form of personal comments and criticism under each video post. FireAnt therefore represented a shift, barely perceptible to the videobloggers of the time, from a web-based medium to a video-centric media form. Of course, the temptation with a video-centric metaphor was to look to television and film to inform the design patterns and unsurprisingly, the notion of a ‘channel’ became an important new way of presenting videoblogs. This too changes the way the user interacts and thinks about videoblogs – from discrete stories or moments to an unceasing stream of content, and where the user can flick the channel at the onset of boredom. </w:t>
      </w:r>
    </w:p>
    <w:p w14:paraId="104B4D50" w14:textId="77777777" w:rsidR="00A10DB7" w:rsidRPr="007E5745" w:rsidRDefault="00A10DB7" w:rsidP="00A10DB7">
      <w:pPr>
        <w:spacing w:line="240" w:lineRule="auto"/>
        <w:rPr>
          <w:rFonts w:cs="Times New Roman"/>
          <w:szCs w:val="22"/>
        </w:rPr>
      </w:pPr>
    </w:p>
    <w:p w14:paraId="33E1BA53" w14:textId="77777777" w:rsidR="00A10DB7" w:rsidRDefault="00A10DB7" w:rsidP="00A10DB7">
      <w:pPr>
        <w:pStyle w:val="Caption"/>
      </w:pPr>
      <w:bookmarkStart w:id="9" w:name="_Toc374621148"/>
      <w:r w:rsidRPr="007E5745">
        <w:rPr>
          <w:rFonts w:cs="Times New Roman"/>
          <w:noProof/>
          <w:szCs w:val="22"/>
          <w:lang w:val="en-US"/>
        </w:rPr>
        <w:drawing>
          <wp:inline distT="0" distB="0" distL="0" distR="0" wp14:anchorId="71A0FFF7" wp14:editId="4888AB47">
            <wp:extent cx="3791511" cy="3263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3-19 at 14.54.16.png"/>
                    <pic:cNvPicPr/>
                  </pic:nvPicPr>
                  <pic:blipFill>
                    <a:blip r:embed="rId14">
                      <a:extLst>
                        <a:ext uri="{28A0092B-C50C-407E-A947-70E740481C1C}">
                          <a14:useLocalDpi xmlns:a14="http://schemas.microsoft.com/office/drawing/2010/main" val="0"/>
                        </a:ext>
                      </a:extLst>
                    </a:blip>
                    <a:stretch>
                      <a:fillRect/>
                    </a:stretch>
                  </pic:blipFill>
                  <pic:spPr>
                    <a:xfrm>
                      <a:off x="0" y="0"/>
                      <a:ext cx="3796517" cy="3268210"/>
                    </a:xfrm>
                    <a:prstGeom prst="rect">
                      <a:avLst/>
                    </a:prstGeom>
                  </pic:spPr>
                </pic:pic>
              </a:graphicData>
            </a:graphic>
          </wp:inline>
        </w:drawing>
      </w:r>
      <w:r>
        <w:tab/>
      </w:r>
      <w:r>
        <w:tab/>
      </w:r>
      <w:bookmarkStart w:id="10" w:name="_Toc387254618"/>
    </w:p>
    <w:p w14:paraId="75B5C7D5" w14:textId="77777777" w:rsidR="00A10DB7" w:rsidRPr="007E5745" w:rsidRDefault="00A10DB7" w:rsidP="00A10DB7">
      <w:pPr>
        <w:pStyle w:val="Caption"/>
        <w:rPr>
          <w:rFonts w:cs="Times New Roman"/>
          <w:szCs w:val="22"/>
        </w:rPr>
      </w:pPr>
      <w:r>
        <w:t xml:space="preserve">Figure </w:t>
      </w:r>
      <w:r>
        <w:fldChar w:fldCharType="begin"/>
      </w:r>
      <w:r>
        <w:instrText xml:space="preserve"> SEQ Figure \* ARABIC </w:instrText>
      </w:r>
      <w:r>
        <w:fldChar w:fldCharType="separate"/>
      </w:r>
      <w:r>
        <w:rPr>
          <w:noProof/>
        </w:rPr>
        <w:t>6</w:t>
      </w:r>
      <w:r>
        <w:rPr>
          <w:noProof/>
        </w:rPr>
        <w:fldChar w:fldCharType="end"/>
      </w:r>
      <w:r>
        <w:t>: FireA</w:t>
      </w:r>
      <w:r w:rsidRPr="008B49FB">
        <w:t>nt RSS videoplayer with pre-selected channels</w:t>
      </w:r>
      <w:bookmarkEnd w:id="9"/>
      <w:bookmarkEnd w:id="10"/>
    </w:p>
    <w:p w14:paraId="59C033BC" w14:textId="77777777" w:rsidR="00A10DB7" w:rsidRDefault="00A10DB7" w:rsidP="00A10DB7">
      <w:pPr>
        <w:pStyle w:val="BodyText"/>
        <w:rPr>
          <w:rFonts w:cs="Times New Roman"/>
          <w:szCs w:val="22"/>
        </w:rPr>
      </w:pPr>
      <w:r w:rsidRPr="00C86866">
        <w:t>FireAnt came with twenty pre-selected video ‘channels’ (figure 8), including the popular Rocketboom, but the user could subscribe and unsubscribe to as many other channels as she wanted. The pre-selected channels made some of the videoblogs very popular, and featured videobloggers who were very active in the community. I asked Jay Dedman, one of the developers of FireAnt, about the pre-selected channels, and he told me that</w:t>
      </w:r>
      <w:r w:rsidRPr="009E76C3">
        <w:rPr>
          <w:rFonts w:cs="Times New Roman"/>
          <w:szCs w:val="22"/>
        </w:rPr>
        <w:t>;</w:t>
      </w:r>
    </w:p>
    <w:p w14:paraId="3D8D88CA" w14:textId="77777777" w:rsidR="00A10DB7" w:rsidRDefault="00A10DB7" w:rsidP="00A10DB7">
      <w:pPr>
        <w:pStyle w:val="BlockQuote"/>
      </w:pPr>
      <w:r>
        <w:t>T</w:t>
      </w:r>
      <w:r w:rsidRPr="009E76C3">
        <w:t xml:space="preserve">he feeds we chose for </w:t>
      </w:r>
      <w:r>
        <w:t>FireAnt</w:t>
      </w:r>
      <w:r w:rsidRPr="007E5745">
        <w:t xml:space="preserve"> </w:t>
      </w:r>
      <w:r w:rsidRPr="009E76C3">
        <w:t>were at first all the ones that existed! Difficult to imagine. We would add feeds as people made them…Then as there were more and more RSS feeds, we kind of just chose a set of feeds that had a mix of content so a new person could get a sense of the excitement we all felt. It certainly wasn’t scientific or well-planned. In those days, we were kind of fl</w:t>
      </w:r>
      <w:r>
        <w:t>ying by the seat of our pants</w:t>
      </w:r>
      <w:r w:rsidRPr="009E76C3">
        <w:t xml:space="preserve">. </w:t>
      </w:r>
    </w:p>
    <w:p w14:paraId="79C590E2" w14:textId="77777777" w:rsidR="00A10DB7" w:rsidRDefault="00A10DB7" w:rsidP="00A10DB7">
      <w:pPr>
        <w:pStyle w:val="BodyText"/>
      </w:pPr>
      <w:r>
        <w:t>In its</w:t>
      </w:r>
      <w:r w:rsidRPr="009E76C3">
        <w:t xml:space="preserve"> early development</w:t>
      </w:r>
      <w:r>
        <w:t>,</w:t>
      </w:r>
      <w:r w:rsidRPr="00875B14">
        <w:t xml:space="preserve"> </w:t>
      </w:r>
      <w:r>
        <w:t xml:space="preserve">as </w:t>
      </w:r>
      <w:r w:rsidRPr="009E76C3">
        <w:t>the platform wa</w:t>
      </w:r>
      <w:r>
        <w:t>s still under construction,</w:t>
      </w:r>
      <w:r w:rsidRPr="009E76C3">
        <w:t xml:space="preserve"> </w:t>
      </w:r>
      <w:r>
        <w:t>it wa</w:t>
      </w:r>
      <w:r w:rsidRPr="009E76C3">
        <w:t>s marked by uncerta</w:t>
      </w:r>
      <w:r>
        <w:t xml:space="preserve">inty and tentative development. There was a </w:t>
      </w:r>
      <w:r w:rsidRPr="009E76C3">
        <w:t xml:space="preserve">trial and error </w:t>
      </w:r>
      <w:r>
        <w:t>exploration in</w:t>
      </w:r>
      <w:r w:rsidRPr="009E76C3">
        <w:t xml:space="preserve"> both </w:t>
      </w:r>
      <w:r>
        <w:t xml:space="preserve">the technical and social aspects of videoblogging but also a touch of naivety about turning videoblogs into television, however inadvertently. </w:t>
      </w:r>
      <w:r w:rsidRPr="009E76C3">
        <w:t xml:space="preserve"> </w:t>
      </w:r>
    </w:p>
    <w:p w14:paraId="2B5436B3" w14:textId="77777777" w:rsidR="00A10DB7" w:rsidRPr="009E76C3" w:rsidRDefault="00A10DB7" w:rsidP="00A10DB7">
      <w:pPr>
        <w:pStyle w:val="BodyText"/>
      </w:pPr>
    </w:p>
    <w:p w14:paraId="58C32999" w14:textId="77777777" w:rsidR="00A10DB7" w:rsidRPr="007E5745" w:rsidRDefault="00A10DB7" w:rsidP="00A10DB7">
      <w:pPr>
        <w:pStyle w:val="BodyText"/>
      </w:pPr>
      <w:r>
        <w:t>Some of the featured videobloggers</w:t>
      </w:r>
      <w:r w:rsidRPr="007E5745">
        <w:t xml:space="preserve"> (like Jay </w:t>
      </w:r>
      <w:r>
        <w:t xml:space="preserve">Dedman </w:t>
      </w:r>
      <w:r w:rsidRPr="007E5745">
        <w:t>and Ryanne</w:t>
      </w:r>
      <w:r>
        <w:t xml:space="preserve"> Hodson</w:t>
      </w:r>
      <w:r w:rsidRPr="007E5745">
        <w:t xml:space="preserve">) had also been part of developing </w:t>
      </w:r>
      <w:r>
        <w:t>FireAnt</w:t>
      </w:r>
      <w:r w:rsidRPr="007E5745">
        <w:t xml:space="preserve">, </w:t>
      </w:r>
      <w:r>
        <w:t>and were</w:t>
      </w:r>
      <w:r w:rsidRPr="007E5745">
        <w:t xml:space="preserve"> early beta testers. In fact, many of the announcements about updates to the </w:t>
      </w:r>
      <w:r>
        <w:t>FireAnt</w:t>
      </w:r>
      <w:r w:rsidRPr="007E5745">
        <w:t xml:space="preserve"> software, w</w:t>
      </w:r>
      <w:r>
        <w:t xml:space="preserve">ere made by non-programmers or </w:t>
      </w:r>
      <w:r w:rsidRPr="007E5745">
        <w:t xml:space="preserve">members of the community. In return, these videobloggers made frequent videos promoting </w:t>
      </w:r>
      <w:r>
        <w:t>FireAnt</w:t>
      </w:r>
      <w:r w:rsidRPr="007E5745">
        <w:t>, so in a sense there was a kind of gift economy with</w:t>
      </w:r>
      <w:r>
        <w:t>in the community at this point</w:t>
      </w:r>
      <w:r w:rsidRPr="007E5745">
        <w:t xml:space="preserve">. </w:t>
      </w:r>
      <w:r>
        <w:t xml:space="preserve">By gift economy I refer to the way in which services like these were performed without expectation of pay or reward. </w:t>
      </w:r>
      <w:r w:rsidRPr="007E5745">
        <w:t xml:space="preserve">The early adopters would also be defensive and protective about the </w:t>
      </w:r>
      <w:r>
        <w:t>FireAnt</w:t>
      </w:r>
      <w:r w:rsidRPr="007E5745">
        <w:t xml:space="preserve"> software, </w:t>
      </w:r>
      <w:r>
        <w:t>feeling it was part of the community.</w:t>
      </w:r>
      <w:r>
        <w:rPr>
          <w:rStyle w:val="FootnoteReference"/>
          <w:szCs w:val="22"/>
        </w:rPr>
        <w:footnoteReference w:id="30"/>
      </w:r>
      <w:r w:rsidRPr="007E5745">
        <w:t xml:space="preserve"> </w:t>
      </w:r>
    </w:p>
    <w:p w14:paraId="521FB1BD" w14:textId="77777777" w:rsidR="00A10DB7" w:rsidRDefault="00A10DB7" w:rsidP="00A10DB7">
      <w:pPr>
        <w:pStyle w:val="BodyText"/>
      </w:pPr>
    </w:p>
    <w:p w14:paraId="24F293BA" w14:textId="77777777" w:rsidR="00A10DB7" w:rsidRDefault="00A10DB7" w:rsidP="00A10DB7">
      <w:pPr>
        <w:pStyle w:val="BodyText"/>
      </w:pPr>
      <w:r w:rsidRPr="007E5745">
        <w:t xml:space="preserve">The functionality of </w:t>
      </w:r>
      <w:r>
        <w:t>FireAnt</w:t>
      </w:r>
      <w:r w:rsidRPr="007E5745">
        <w:t xml:space="preserve"> was </w:t>
      </w:r>
      <w:r>
        <w:t>described</w:t>
      </w:r>
      <w:r w:rsidRPr="007E5745">
        <w:t xml:space="preserve"> by one of the founders, Josh</w:t>
      </w:r>
      <w:r>
        <w:t>ua</w:t>
      </w:r>
      <w:r w:rsidRPr="007E5745">
        <w:t xml:space="preserve"> Kinberg, in </w:t>
      </w:r>
      <w:r>
        <w:t>an</w:t>
      </w:r>
      <w:r w:rsidRPr="007E5745">
        <w:t xml:space="preserve"> email </w:t>
      </w:r>
      <w:r>
        <w:t>in July 2005. He explained that FireAnt</w:t>
      </w:r>
      <w:r w:rsidRPr="007E5745">
        <w:t xml:space="preserve"> allowed the user to</w:t>
      </w:r>
    </w:p>
    <w:p w14:paraId="091A07E9" w14:textId="77777777" w:rsidR="00A10DB7" w:rsidRPr="007E5745" w:rsidRDefault="00A10DB7" w:rsidP="00A10DB7">
      <w:pPr>
        <w:pStyle w:val="BodyText"/>
      </w:pPr>
      <w:r>
        <w:t>‘</w:t>
      </w:r>
      <w:r w:rsidRPr="007E5745">
        <w:t>subscribe to any RSS 2.0 feed, with Bit Torrent built in.</w:t>
      </w:r>
      <w:r>
        <w:t>’</w:t>
      </w:r>
      <w:r>
        <w:rPr>
          <w:rStyle w:val="FootnoteReference"/>
          <w:szCs w:val="22"/>
        </w:rPr>
        <w:footnoteReference w:id="31"/>
      </w:r>
      <w:r w:rsidRPr="007E5745">
        <w:t xml:space="preserve"> It could playback </w:t>
      </w:r>
      <w:r>
        <w:t>most</w:t>
      </w:r>
      <w:r w:rsidRPr="007E5745">
        <w:t xml:space="preserve"> media format</w:t>
      </w:r>
      <w:r>
        <w:t>s</w:t>
      </w:r>
      <w:r w:rsidRPr="007E5745">
        <w:t xml:space="preserve">, </w:t>
      </w:r>
      <w:r>
        <w:t>and</w:t>
      </w:r>
      <w:r w:rsidRPr="007E5745">
        <w:t xml:space="preserve"> sync media to iPods or Sony P</w:t>
      </w:r>
      <w:r>
        <w:t>laystations</w:t>
      </w:r>
      <w:r w:rsidRPr="007E5745">
        <w:t xml:space="preserve">. </w:t>
      </w:r>
      <w:r>
        <w:t>FireAnt</w:t>
      </w:r>
      <w:r w:rsidRPr="007E5745">
        <w:t xml:space="preserve"> allowed you to organise your content with tags, had built in Yahoo video search and its </w:t>
      </w:r>
      <w:r>
        <w:t>‘</w:t>
      </w:r>
      <w:r w:rsidRPr="007E5745">
        <w:t>integrated directory of videoblogs [was] constantly improving and expanding</w:t>
      </w:r>
      <w:r>
        <w:t>’</w:t>
      </w:r>
      <w:r w:rsidRPr="007E5745">
        <w:t xml:space="preserve">. It further allowed the user to </w:t>
      </w:r>
      <w:r>
        <w:t>‘</w:t>
      </w:r>
      <w:r w:rsidRPr="007E5745">
        <w:t>preview anything before downloading, or schedule automatic download and notifications of new content</w:t>
      </w:r>
      <w:r>
        <w:t>’</w:t>
      </w:r>
      <w:r w:rsidRPr="007E5745">
        <w:t xml:space="preserve">. </w:t>
      </w:r>
      <w:r w:rsidRPr="00D00146">
        <w:t xml:space="preserve">While reflecting on </w:t>
      </w:r>
      <w:r>
        <w:t>this period in</w:t>
      </w:r>
      <w:r w:rsidRPr="00D00146">
        <w:t xml:space="preserve"> videoblogging practice ten years later, one videoblogger said that the ‘</w:t>
      </w:r>
      <w:r w:rsidRPr="00D00146">
        <w:rPr>
          <w:lang w:val="en-US"/>
        </w:rPr>
        <w:t>community was largely fuelled and glued together by our excitement about the newness of it all. It wasn’t about the content. We were video hackers’.</w:t>
      </w:r>
      <w:r>
        <w:rPr>
          <w:rStyle w:val="FootnoteReference"/>
          <w:lang w:val="en-US"/>
        </w:rPr>
        <w:footnoteReference w:id="32"/>
      </w:r>
      <w:r>
        <w:rPr>
          <w:lang w:val="en-US"/>
        </w:rPr>
        <w:t xml:space="preserve"> The development of software like </w:t>
      </w:r>
      <w:r>
        <w:t>FireAnt added to the sense that videoblogging was a growing and important new medium.</w:t>
      </w:r>
    </w:p>
    <w:p w14:paraId="46AE381B" w14:textId="77777777" w:rsidR="00A10DB7" w:rsidRDefault="00A10DB7" w:rsidP="00A10DB7">
      <w:pPr>
        <w:pStyle w:val="BodyText"/>
      </w:pPr>
    </w:p>
    <w:p w14:paraId="24AB4212" w14:textId="77777777" w:rsidR="00A10DB7" w:rsidRDefault="00A10DB7" w:rsidP="00A10DB7">
      <w:pPr>
        <w:pStyle w:val="BodyText"/>
      </w:pPr>
      <w:r w:rsidRPr="007E5745">
        <w:t xml:space="preserve">In October 2005, Apple announced that they would start distributing video </w:t>
      </w:r>
      <w:r>
        <w:t>‘</w:t>
      </w:r>
      <w:r w:rsidRPr="007E5745">
        <w:t>podcasts</w:t>
      </w:r>
      <w:r>
        <w:t>’</w:t>
      </w:r>
      <w:r w:rsidRPr="007E5745">
        <w:t xml:space="preserve"> in their iTunes store. This </w:t>
      </w:r>
      <w:r>
        <w:t xml:space="preserve">new </w:t>
      </w:r>
      <w:r w:rsidRPr="007E5745">
        <w:t xml:space="preserve">distribution network would be available to anyone, amateurs and </w:t>
      </w:r>
      <w:r>
        <w:t>professionals</w:t>
      </w:r>
      <w:r w:rsidRPr="007E5745">
        <w:t xml:space="preserve">. This opened up distribution </w:t>
      </w:r>
      <w:r>
        <w:t>via the internet and further simplified the process</w:t>
      </w:r>
      <w:r w:rsidRPr="007E5745">
        <w:t xml:space="preserve">. Content creators no longer had to learn about RSS syndication or the technical specifications of particular codecs in order to distribute their </w:t>
      </w:r>
      <w:r>
        <w:t>work</w:t>
      </w:r>
      <w:r w:rsidRPr="007E5745">
        <w:t xml:space="preserve">. </w:t>
      </w:r>
      <w:r w:rsidRPr="008030A2">
        <w:rPr>
          <w:lang w:val="en-US"/>
        </w:rPr>
        <w:t>Of course, Apple was keen to embrace online video throughout its networks, codecs and technology platform, and thus cement their control of the ‘media hub’ they controlled with iTunes. It is also important to note that little commercial video or film was available at the time due to licensing issues by the film and television industry who were terrified of a Napster-like collapse of their industry. This helped fuel consumption of videoblogs and related video resources.</w:t>
      </w:r>
      <w:r>
        <w:rPr>
          <w:lang w:val="en-US"/>
        </w:rPr>
        <w:t xml:space="preserve"> </w:t>
      </w:r>
      <w:r w:rsidRPr="007E5745">
        <w:t xml:space="preserve">Apple </w:t>
      </w:r>
      <w:r>
        <w:t>created</w:t>
      </w:r>
      <w:r w:rsidRPr="007E5745">
        <w:t xml:space="preserve"> an iTunes-ready format and provided all the technical means necessary for distribution through their </w:t>
      </w:r>
      <w:r>
        <w:t>‘</w:t>
      </w:r>
      <w:r w:rsidRPr="007E5745">
        <w:t>music</w:t>
      </w:r>
      <w:r>
        <w:t>’</w:t>
      </w:r>
      <w:r w:rsidRPr="007E5745">
        <w:t xml:space="preserve"> store. </w:t>
      </w:r>
      <w:r w:rsidRPr="008030A2">
        <w:rPr>
          <w:lang w:val="en-US"/>
        </w:rPr>
        <w:t>It was also a way for Apple to experiment with video and film delivery and distribution systems without waiting for the film and television industry to give them permission to do so. For example, early video did not make use of Digital Rights Management (DRM), which simplified the</w:t>
      </w:r>
      <w:r>
        <w:rPr>
          <w:lang w:val="en-US"/>
        </w:rPr>
        <w:t>ir</w:t>
      </w:r>
      <w:r w:rsidRPr="008030A2">
        <w:rPr>
          <w:lang w:val="en-US"/>
        </w:rPr>
        <w:t xml:space="preserve"> technical systems. </w:t>
      </w:r>
      <w:r>
        <w:t>This was</w:t>
      </w:r>
      <w:r w:rsidRPr="007E5745">
        <w:t xml:space="preserve"> noted within the videoblogging c</w:t>
      </w:r>
      <w:r>
        <w:t>ommunity, particularly by Dedman, who noted that ‘n</w:t>
      </w:r>
      <w:r w:rsidRPr="007E5745">
        <w:t>ow that iTunes etc is making videoblogging/podcasting popular... new people are coming in who don</w:t>
      </w:r>
      <w:r>
        <w:t>’</w:t>
      </w:r>
      <w:r w:rsidRPr="007E5745">
        <w:t>t really care of what came before them. And that’s their right. So those of us who h</w:t>
      </w:r>
      <w:r>
        <w:t>ave been around, w</w:t>
      </w:r>
      <w:r w:rsidRPr="007E5745">
        <w:t>e know who we are. Isn’</w:t>
      </w:r>
      <w:r>
        <w:t xml:space="preserve">t it cool it’s </w:t>
      </w:r>
      <w:r w:rsidRPr="007E5745">
        <w:t>getting so out of control? It</w:t>
      </w:r>
      <w:r>
        <w:t>’s really happening</w:t>
      </w:r>
      <w:r w:rsidRPr="007E5745">
        <w:t>.</w:t>
      </w:r>
      <w:r>
        <w:t>’</w:t>
      </w:r>
      <w:r>
        <w:rPr>
          <w:rStyle w:val="FootnoteReference"/>
        </w:rPr>
        <w:footnoteReference w:id="33"/>
      </w:r>
      <w:r>
        <w:t xml:space="preserve"> With hindsight we can see that rather than getting out of control these moves by Google and Apple were in reality meant to reduce the ‘out of control’ anarchy of video and podcasting by effectively monopolising the distribution networks. </w:t>
      </w:r>
    </w:p>
    <w:p w14:paraId="59127358" w14:textId="77777777" w:rsidR="00A10DB7" w:rsidRDefault="00A10DB7" w:rsidP="00A10DB7">
      <w:pPr>
        <w:pStyle w:val="BodyText"/>
      </w:pPr>
    </w:p>
    <w:p w14:paraId="33DFE9C3" w14:textId="77777777" w:rsidR="00A10DB7" w:rsidRDefault="00A10DB7" w:rsidP="00A10DB7">
      <w:pPr>
        <w:pStyle w:val="BodyText"/>
      </w:pPr>
      <w:r>
        <w:t xml:space="preserve">As Michael Verdi, Ryanne Hodson and Jay Dedman later reflected in a special issue of the web series </w:t>
      </w:r>
      <w:r>
        <w:rPr>
          <w:i/>
        </w:rPr>
        <w:t>The Web Ahead</w:t>
      </w:r>
      <w:r>
        <w:t>,</w:t>
      </w:r>
    </w:p>
    <w:p w14:paraId="30179BCF" w14:textId="77777777" w:rsidR="00A10DB7" w:rsidRDefault="00A10DB7" w:rsidP="00A10DB7">
      <w:pPr>
        <w:pStyle w:val="BlockQuote"/>
        <w:rPr>
          <w:rFonts w:cs="Times New Roman"/>
          <w:szCs w:val="22"/>
        </w:rPr>
      </w:pPr>
      <w:r>
        <w:t>W</w:t>
      </w:r>
      <w:r w:rsidRPr="005C648F">
        <w:t>hen the Apple store opened in New York, down on Prince Street, we were doing these events down there where they were asking us or we asked them if we could come and talk about vide</w:t>
      </w:r>
      <w:r>
        <w:t>oblogging. And they were like, “Yeah, sure, no problem.”</w:t>
      </w:r>
      <w:r w:rsidRPr="005C648F">
        <w:t xml:space="preserve"> So we would try and explain what we were doing to people and we would have a whole crowd of people off the street, they all had their Macs, everyone seemed interested and excited but it was so complicated trying to explain to them how to do this… Film it on your camera, import it into iMovie or Final Cut, you have to edit it, you have to export it in this certain way, you have to take a screenshot and you have to embed that, you have to link this, you have to hand code this RSS feed. I m</w:t>
      </w:r>
      <w:r>
        <w:t>ean, it was just so crazy. That’</w:t>
      </w:r>
      <w:r w:rsidRPr="005C648F">
        <w:t xml:space="preserve">s when Ryanne and Michael made a site called </w:t>
      </w:r>
      <w:hyperlink r:id="rId15" w:history="1">
        <w:r w:rsidRPr="005C648F">
          <w:rPr>
            <w:rStyle w:val="Hyperlink"/>
            <w:color w:val="000000" w:themeColor="text1"/>
          </w:rPr>
          <w:t>Freevlog</w:t>
        </w:r>
      </w:hyperlink>
      <w:r w:rsidRPr="005C648F">
        <w:t>. And that really I think was the point where videobloggin</w:t>
      </w:r>
      <w:r>
        <w:t>g started really spreading fast.</w:t>
      </w:r>
      <w:r>
        <w:rPr>
          <w:rStyle w:val="FootnoteReference"/>
        </w:rPr>
        <w:footnoteReference w:id="34"/>
      </w:r>
    </w:p>
    <w:p w14:paraId="14C10FFF" w14:textId="77777777" w:rsidR="00A10DB7" w:rsidRPr="007E5745" w:rsidRDefault="00A10DB7" w:rsidP="00A10DB7">
      <w:pPr>
        <w:pStyle w:val="BodyText"/>
        <w:rPr>
          <w:i/>
        </w:rPr>
      </w:pPr>
      <w:r w:rsidRPr="007E5745">
        <w:t xml:space="preserve">At the time, RSS 2.0 was seen as the future of media distribution on the web. Tags allowed the categorisation of content into different taxonomies of media, as well as the increased usability of the archive. Kinberg emphasised that </w:t>
      </w:r>
      <w:r>
        <w:t>FireAnt</w:t>
      </w:r>
      <w:r w:rsidRPr="007E5745">
        <w:t xml:space="preserve"> </w:t>
      </w:r>
      <w:r>
        <w:t>could play</w:t>
      </w:r>
      <w:r w:rsidRPr="007E5745">
        <w:t xml:space="preserve"> any media format – </w:t>
      </w:r>
      <w:r>
        <w:t xml:space="preserve">and </w:t>
      </w:r>
      <w:r w:rsidRPr="007E5745">
        <w:t xml:space="preserve">this was clearly in competition with YouTube, which was criticized for taking whatever format the user uploaded and </w:t>
      </w:r>
      <w:r>
        <w:t xml:space="preserve">converting it to </w:t>
      </w:r>
      <w:r w:rsidRPr="007E5745">
        <w:t xml:space="preserve">Flash, a format shunned by the videobloggers due to its perceived low-quality and </w:t>
      </w:r>
      <w:r>
        <w:t>being a closed format</w:t>
      </w:r>
      <w:r w:rsidRPr="007E5745">
        <w:t xml:space="preserve">. </w:t>
      </w:r>
      <w:r>
        <w:t xml:space="preserve">This </w:t>
      </w:r>
      <w:r w:rsidRPr="007E5745">
        <w:t xml:space="preserve">distinguished </w:t>
      </w:r>
      <w:r>
        <w:t>FireAnt</w:t>
      </w:r>
      <w:r w:rsidRPr="007E5745">
        <w:t xml:space="preserve"> from iTunes, which had specific </w:t>
      </w:r>
      <w:r>
        <w:t xml:space="preserve">Apple </w:t>
      </w:r>
      <w:r w:rsidRPr="007E5745">
        <w:t xml:space="preserve">requirements for </w:t>
      </w:r>
      <w:r>
        <w:t>the</w:t>
      </w:r>
      <w:r w:rsidRPr="007E5745">
        <w:t xml:space="preserve"> format </w:t>
      </w:r>
      <w:r>
        <w:t xml:space="preserve">that </w:t>
      </w:r>
      <w:r w:rsidRPr="007E5745">
        <w:t xml:space="preserve">could be uploaded. </w:t>
      </w:r>
      <w:r>
        <w:t>FireAnt</w:t>
      </w:r>
      <w:r w:rsidRPr="007E5745">
        <w:t xml:space="preserve"> </w:t>
      </w:r>
      <w:r>
        <w:t xml:space="preserve">was very much a product of and for the videoblogging community. Any changes to functionality or features were completed in dialogue with the community. The updates were regular and the </w:t>
      </w:r>
      <w:r w:rsidRPr="007E5745">
        <w:t>developers wanted testers</w:t>
      </w:r>
      <w:r>
        <w:t>.</w:t>
      </w:r>
      <w:r w:rsidRPr="007E5745">
        <w:t xml:space="preserve"> </w:t>
      </w:r>
      <w:r>
        <w:t>They</w:t>
      </w:r>
      <w:r w:rsidRPr="007E5745">
        <w:t xml:space="preserve"> encouraged the users to p</w:t>
      </w:r>
      <w:r>
        <w:t>ush the software to its limits, as they would say ‘</w:t>
      </w:r>
      <w:r w:rsidRPr="007E5745">
        <w:t>bang on it. Try to</w:t>
      </w:r>
      <w:r>
        <w:t xml:space="preserve"> break it. We want your feedback</w:t>
      </w:r>
      <w:r w:rsidRPr="007E5745">
        <w:t>.</w:t>
      </w:r>
      <w:r>
        <w:t>’</w:t>
      </w:r>
      <w:r w:rsidRPr="007E5745">
        <w:t xml:space="preserve"> The co-dependent relationship between </w:t>
      </w:r>
      <w:r>
        <w:t>FireAnt</w:t>
      </w:r>
      <w:r w:rsidRPr="007E5745">
        <w:t xml:space="preserve"> and the videoblogging community can be seen further in </w:t>
      </w:r>
      <w:r>
        <w:t>an</w:t>
      </w:r>
      <w:r w:rsidRPr="007E5745">
        <w:t xml:space="preserve"> </w:t>
      </w:r>
      <w:r>
        <w:t>email from Kinberg in June 2005</w:t>
      </w:r>
      <w:r w:rsidRPr="007E5745">
        <w:t xml:space="preserve">, </w:t>
      </w:r>
      <w:r>
        <w:t>‘m</w:t>
      </w:r>
      <w:r w:rsidRPr="007E5745">
        <w:t xml:space="preserve">any of you have helped us test </w:t>
      </w:r>
      <w:r>
        <w:t>FireAnt</w:t>
      </w:r>
      <w:r w:rsidRPr="007E5745">
        <w:t xml:space="preserve"> and we thank all of you for your help, advice, and suggestions.</w:t>
      </w:r>
      <w:r>
        <w:t>’</w:t>
      </w:r>
      <w:r w:rsidRPr="00EA6243">
        <w:rPr>
          <w:rStyle w:val="FootnoteReference"/>
          <w:szCs w:val="22"/>
        </w:rPr>
        <w:t xml:space="preserve"> </w:t>
      </w:r>
      <w:r>
        <w:rPr>
          <w:rStyle w:val="FootnoteReference"/>
          <w:szCs w:val="22"/>
        </w:rPr>
        <w:footnoteReference w:id="35"/>
      </w:r>
      <w:r>
        <w:t xml:space="preserve"> Kinberg positioned</w:t>
      </w:r>
      <w:r w:rsidRPr="007E5745">
        <w:t xml:space="preserve"> the videoblogger </w:t>
      </w:r>
      <w:r>
        <w:t xml:space="preserve">creator </w:t>
      </w:r>
      <w:r w:rsidRPr="007E5745">
        <w:t xml:space="preserve">as a crucial actor in the development of </w:t>
      </w:r>
      <w:r>
        <w:t>FireAnt</w:t>
      </w:r>
      <w:r w:rsidRPr="007E5745">
        <w:t xml:space="preserve">, calling them </w:t>
      </w:r>
      <w:r>
        <w:t>‘</w:t>
      </w:r>
      <w:r w:rsidRPr="007E5745">
        <w:t>the power under the hood</w:t>
      </w:r>
      <w:r>
        <w:t>’</w:t>
      </w:r>
      <w:r w:rsidRPr="007E5745">
        <w:t xml:space="preserve">, who have </w:t>
      </w:r>
      <w:r>
        <w:t>‘</w:t>
      </w:r>
      <w:r w:rsidRPr="007E5745">
        <w:t>energy and passion</w:t>
      </w:r>
      <w:r>
        <w:t>’</w:t>
      </w:r>
      <w:r w:rsidRPr="007E5745">
        <w:t xml:space="preserve">. </w:t>
      </w:r>
      <w:r>
        <w:t>FireAnt</w:t>
      </w:r>
      <w:r w:rsidRPr="007E5745">
        <w:t xml:space="preserve">, </w:t>
      </w:r>
      <w:r>
        <w:t>he claimed ‘</w:t>
      </w:r>
      <w:r w:rsidRPr="007E5745">
        <w:t>listen</w:t>
      </w:r>
      <w:r>
        <w:t>’</w:t>
      </w:r>
      <w:r w:rsidRPr="007E5745">
        <w:t xml:space="preserve"> to</w:t>
      </w:r>
      <w:r>
        <w:t>’</w:t>
      </w:r>
      <w:r w:rsidRPr="007E5745">
        <w:t xml:space="preserve">and </w:t>
      </w:r>
      <w:r>
        <w:t>‘</w:t>
      </w:r>
      <w:r w:rsidRPr="007E5745">
        <w:t>carefully consider</w:t>
      </w:r>
      <w:r>
        <w:t>’ all the videobloggers’ ‘</w:t>
      </w:r>
      <w:r w:rsidRPr="007E5745">
        <w:t>help, advice and suggestions</w:t>
      </w:r>
      <w:r>
        <w:t>’</w:t>
      </w:r>
      <w:r w:rsidRPr="007E5745">
        <w:t xml:space="preserve">. </w:t>
      </w:r>
      <w:r>
        <w:t>FireAnt</w:t>
      </w:r>
      <w:r w:rsidRPr="007E5745">
        <w:t xml:space="preserve"> assisted the videobloggers in getting their videos out there, but the videoblogger reciprocated by promoting </w:t>
      </w:r>
      <w:r>
        <w:t>FireAnt</w:t>
      </w:r>
      <w:r w:rsidRPr="007E5745">
        <w:t xml:space="preserve"> on their videoblogs</w:t>
      </w:r>
      <w:r>
        <w:t xml:space="preserve"> and by being unpaid beta testers</w:t>
      </w:r>
      <w:r w:rsidRPr="007E5745">
        <w:t xml:space="preserve">. </w:t>
      </w:r>
    </w:p>
    <w:p w14:paraId="4D8F5B2A" w14:textId="77777777" w:rsidR="00A10DB7" w:rsidRDefault="00A10DB7" w:rsidP="00A10DB7">
      <w:pPr>
        <w:pStyle w:val="BodyText"/>
      </w:pPr>
    </w:p>
    <w:p w14:paraId="0FA93693" w14:textId="77777777" w:rsidR="00A10DB7" w:rsidRPr="007E5745" w:rsidRDefault="00A10DB7" w:rsidP="00A10DB7">
      <w:pPr>
        <w:pStyle w:val="BodyText"/>
      </w:pPr>
      <w:r w:rsidRPr="007E5745">
        <w:t>Interestingly, despite its popularity</w:t>
      </w:r>
      <w:r>
        <w:t>,</w:t>
      </w:r>
      <w:r w:rsidRPr="007E5745">
        <w:t xml:space="preserve"> few </w:t>
      </w:r>
      <w:r>
        <w:t xml:space="preserve">people </w:t>
      </w:r>
      <w:r w:rsidRPr="007E5745">
        <w:t>(Erik</w:t>
      </w:r>
      <w:r>
        <w:t xml:space="preserve"> Nelson</w:t>
      </w:r>
      <w:r w:rsidRPr="007E5745">
        <w:t>, Erin</w:t>
      </w:r>
      <w:r>
        <w:t xml:space="preserve"> Nealey</w:t>
      </w:r>
      <w:r w:rsidRPr="007E5745">
        <w:t>, Richard BF, Ryanne</w:t>
      </w:r>
      <w:r>
        <w:t xml:space="preserve"> Hodson</w:t>
      </w:r>
      <w:r w:rsidRPr="007E5745">
        <w:t xml:space="preserve">) specifically mentioned using </w:t>
      </w:r>
      <w:r>
        <w:t>FireAnt</w:t>
      </w:r>
      <w:r w:rsidRPr="007E5745">
        <w:t xml:space="preserve"> in their interviews; </w:t>
      </w:r>
      <w:r>
        <w:t>‘</w:t>
      </w:r>
      <w:r w:rsidRPr="007E5745">
        <w:t xml:space="preserve">I have like almost 200 feeds in my </w:t>
      </w:r>
      <w:r>
        <w:t>FireAnt</w:t>
      </w:r>
      <w:r w:rsidRPr="007E5745">
        <w:t xml:space="preserve"> and I’m so behind</w:t>
      </w:r>
      <w:r>
        <w:t>’, Hodson told me</w:t>
      </w:r>
      <w:r w:rsidRPr="007E5745">
        <w:t xml:space="preserve">. When asked how he watched videoblogs, Richard BF told me </w:t>
      </w:r>
      <w:r>
        <w:t>‘</w:t>
      </w:r>
      <w:r w:rsidRPr="007E5745">
        <w:t xml:space="preserve">on my computer, through </w:t>
      </w:r>
      <w:r>
        <w:t>FireAnt</w:t>
      </w:r>
      <w:r w:rsidRPr="007E5745">
        <w:t>. I need to be able to comment right then</w:t>
      </w:r>
      <w:r>
        <w:t>’</w:t>
      </w:r>
      <w:r w:rsidRPr="007E5745">
        <w:t xml:space="preserve">. Of course it is possible (and likely) that more videobloggers actively used </w:t>
      </w:r>
      <w:r>
        <w:t>FireAnt</w:t>
      </w:r>
      <w:r w:rsidRPr="007E5745">
        <w:t>, yet it is interesting that even at this point, there wasn’t a very vocal support for it.</w:t>
      </w:r>
      <w:r w:rsidRPr="007E5745">
        <w:rPr>
          <w:rStyle w:val="FootnoteReference"/>
          <w:szCs w:val="22"/>
        </w:rPr>
        <w:footnoteReference w:id="36"/>
      </w:r>
      <w:r w:rsidRPr="007E5745">
        <w:t xml:space="preserve"> In fact, when Apple released Version 4.9 of iTunes in June 2005, some videobloggers opted for using this as their main video aggregator (Andreas</w:t>
      </w:r>
      <w:r>
        <w:t xml:space="preserve"> Haugstrup Pedersen</w:t>
      </w:r>
      <w:r w:rsidRPr="007E5745">
        <w:t>, Richard H</w:t>
      </w:r>
      <w:r>
        <w:t>all</w:t>
      </w:r>
      <w:r w:rsidRPr="007E5745">
        <w:t xml:space="preserve">). Another reason for this might </w:t>
      </w:r>
      <w:r>
        <w:t xml:space="preserve">also </w:t>
      </w:r>
      <w:r w:rsidRPr="007E5745">
        <w:t>be the release of the 5</w:t>
      </w:r>
      <w:r w:rsidRPr="00E6739C">
        <w:t>th</w:t>
      </w:r>
      <w:r w:rsidRPr="007E5745">
        <w:t xml:space="preserve"> generation </w:t>
      </w:r>
      <w:r>
        <w:t xml:space="preserve">Apple </w:t>
      </w:r>
      <w:r w:rsidRPr="007E5745">
        <w:t>iPod in 2005, which allowed mobile video playback. Amongst my informants, six  (Roxanne</w:t>
      </w:r>
      <w:r>
        <w:t xml:space="preserve"> Darling</w:t>
      </w:r>
      <w:r w:rsidRPr="007E5745">
        <w:t>, Raymond</w:t>
      </w:r>
      <w:r>
        <w:t xml:space="preserve"> M. Kristiansen</w:t>
      </w:r>
      <w:r w:rsidRPr="007E5745">
        <w:t xml:space="preserve">, </w:t>
      </w:r>
      <w:r>
        <w:t>Gromik Nicholas</w:t>
      </w:r>
      <w:r w:rsidRPr="007E5745">
        <w:t>, Cheryl</w:t>
      </w:r>
      <w:r>
        <w:t xml:space="preserve"> Colan, Jennifer</w:t>
      </w:r>
      <w:r w:rsidRPr="007E5745">
        <w:t xml:space="preserve"> P</w:t>
      </w:r>
      <w:r>
        <w:t>roctor</w:t>
      </w:r>
      <w:r w:rsidRPr="007E5745">
        <w:t>, Markus</w:t>
      </w:r>
      <w:r>
        <w:t xml:space="preserve"> Sandy</w:t>
      </w:r>
      <w:r w:rsidRPr="007E5745">
        <w:t>) reported watching vid</w:t>
      </w:r>
      <w:r>
        <w:t>eoblogs on their iPods</w:t>
      </w:r>
      <w:r w:rsidRPr="007E5745">
        <w:t>.</w:t>
      </w:r>
      <w:r w:rsidRPr="007E5745">
        <w:rPr>
          <w:rStyle w:val="FootnoteReference"/>
          <w:szCs w:val="22"/>
        </w:rPr>
        <w:footnoteReference w:id="37"/>
      </w:r>
      <w:r w:rsidRPr="007E5745">
        <w:t xml:space="preserve"> </w:t>
      </w:r>
      <w:r>
        <w:t xml:space="preserve">The videobloggers were very much ahead of the curve in their use of technologies and the shaping of their cultural artefacts to it. </w:t>
      </w:r>
    </w:p>
    <w:p w14:paraId="699F507C" w14:textId="77777777" w:rsidR="00A10DB7" w:rsidRDefault="00A10DB7" w:rsidP="00A10DB7">
      <w:pPr>
        <w:pStyle w:val="BodyText"/>
      </w:pPr>
    </w:p>
    <w:p w14:paraId="1FDF8FE6" w14:textId="77777777" w:rsidR="00A10DB7" w:rsidRPr="007E5745" w:rsidRDefault="00A10DB7" w:rsidP="00A10DB7">
      <w:pPr>
        <w:spacing w:line="240" w:lineRule="auto"/>
        <w:rPr>
          <w:rFonts w:cs="Times New Roman"/>
          <w:szCs w:val="22"/>
        </w:rPr>
      </w:pPr>
    </w:p>
    <w:p w14:paraId="5EA01EC7" w14:textId="77777777" w:rsidR="00A10DB7" w:rsidRDefault="00A10DB7" w:rsidP="00A10DB7">
      <w:pPr>
        <w:pStyle w:val="Caption"/>
      </w:pPr>
      <w:bookmarkStart w:id="11" w:name="_Toc374621149"/>
      <w:r w:rsidRPr="007E5745">
        <w:rPr>
          <w:rFonts w:cs="Times New Roman"/>
          <w:noProof/>
          <w:szCs w:val="22"/>
          <w:lang w:val="en-US"/>
        </w:rPr>
        <w:drawing>
          <wp:inline distT="0" distB="0" distL="0" distR="0" wp14:anchorId="3E1FA912" wp14:editId="5FA5EF0E">
            <wp:extent cx="807481" cy="244729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3-16 at 11.53.09.png"/>
                    <pic:cNvPicPr/>
                  </pic:nvPicPr>
                  <pic:blipFill>
                    <a:blip r:embed="rId16">
                      <a:extLst>
                        <a:ext uri="{28A0092B-C50C-407E-A947-70E740481C1C}">
                          <a14:useLocalDpi xmlns:a14="http://schemas.microsoft.com/office/drawing/2010/main" val="0"/>
                        </a:ext>
                      </a:extLst>
                    </a:blip>
                    <a:stretch>
                      <a:fillRect/>
                    </a:stretch>
                  </pic:blipFill>
                  <pic:spPr>
                    <a:xfrm>
                      <a:off x="0" y="0"/>
                      <a:ext cx="807897" cy="2448550"/>
                    </a:xfrm>
                    <a:prstGeom prst="rect">
                      <a:avLst/>
                    </a:prstGeom>
                  </pic:spPr>
                </pic:pic>
              </a:graphicData>
            </a:graphic>
          </wp:inline>
        </w:drawing>
      </w:r>
      <w:r>
        <w:tab/>
      </w:r>
      <w:r>
        <w:tab/>
      </w:r>
      <w:bookmarkStart w:id="12" w:name="_Toc387254619"/>
    </w:p>
    <w:p w14:paraId="3FC9A949" w14:textId="77777777" w:rsidR="00A10DB7" w:rsidRPr="007E5745" w:rsidRDefault="00A10DB7" w:rsidP="00A10DB7">
      <w:pPr>
        <w:pStyle w:val="Caption"/>
        <w:rPr>
          <w:rFonts w:cs="Times New Roman"/>
          <w:szCs w:val="22"/>
        </w:rPr>
      </w:pPr>
      <w:r>
        <w:t xml:space="preserve">Figure </w:t>
      </w:r>
      <w:r>
        <w:fldChar w:fldCharType="begin"/>
      </w:r>
      <w:r>
        <w:instrText xml:space="preserve"> SEQ Figure \* ARABIC </w:instrText>
      </w:r>
      <w:r>
        <w:fldChar w:fldCharType="separate"/>
      </w:r>
      <w:r>
        <w:rPr>
          <w:noProof/>
        </w:rPr>
        <w:t>7</w:t>
      </w:r>
      <w:r>
        <w:rPr>
          <w:noProof/>
        </w:rPr>
        <w:fldChar w:fldCharType="end"/>
      </w:r>
      <w:r>
        <w:t>: B</w:t>
      </w:r>
      <w:r w:rsidRPr="008B49FB">
        <w:t>adges promoting community sites from freevlog.org</w:t>
      </w:r>
      <w:bookmarkEnd w:id="11"/>
      <w:bookmarkEnd w:id="12"/>
    </w:p>
    <w:p w14:paraId="36702C10" w14:textId="77777777" w:rsidR="00A10DB7" w:rsidRPr="007E5745" w:rsidRDefault="00A10DB7" w:rsidP="00A10DB7">
      <w:pPr>
        <w:spacing w:line="240" w:lineRule="auto"/>
        <w:rPr>
          <w:rFonts w:cs="Times New Roman"/>
          <w:szCs w:val="22"/>
        </w:rPr>
      </w:pPr>
    </w:p>
    <w:p w14:paraId="085733CA" w14:textId="77777777" w:rsidR="00A10DB7" w:rsidRPr="007E5745" w:rsidRDefault="00A10DB7" w:rsidP="00A10DB7">
      <w:pPr>
        <w:pStyle w:val="BodyText"/>
        <w:rPr>
          <w:rFonts w:cs="Times New Roman"/>
        </w:rPr>
      </w:pPr>
      <w:r>
        <w:t xml:space="preserve">An important website was Freevlog.org, which </w:t>
      </w:r>
      <w:r w:rsidRPr="007E5745">
        <w:t>was created by two videobloggers, Michael Verdi and Ryanne Hodson, in 2005. This site was intended to be a resource for videobloggers, a</w:t>
      </w:r>
      <w:r>
        <w:t>nd it hosted tutorials on video-</w:t>
      </w:r>
      <w:r w:rsidRPr="007E5745">
        <w:t xml:space="preserve">editing, compression, how to take a screenshot, uploading and hosting. </w:t>
      </w:r>
      <w:r w:rsidRPr="007E5745">
        <w:rPr>
          <w:rFonts w:cs="Times New Roman"/>
        </w:rPr>
        <w:t xml:space="preserve">Freevlog was one of the main sites around </w:t>
      </w:r>
      <w:r>
        <w:rPr>
          <w:rFonts w:cs="Times New Roman"/>
        </w:rPr>
        <w:t>which</w:t>
      </w:r>
      <w:r w:rsidRPr="007E5745">
        <w:rPr>
          <w:rFonts w:cs="Times New Roman"/>
        </w:rPr>
        <w:t xml:space="preserve"> the community gathered in these early days of videoblogging and provided many services to the community. </w:t>
      </w:r>
      <w:r>
        <w:rPr>
          <w:rFonts w:cs="Times New Roman"/>
        </w:rPr>
        <w:t>At</w:t>
      </w:r>
      <w:r w:rsidRPr="007E5745">
        <w:rPr>
          <w:rFonts w:cs="Times New Roman"/>
        </w:rPr>
        <w:t xml:space="preserve"> the time, small rectangular badges could often be seen on the sidebar of </w:t>
      </w:r>
      <w:r>
        <w:rPr>
          <w:rFonts w:cs="Times New Roman"/>
        </w:rPr>
        <w:t>a</w:t>
      </w:r>
      <w:r w:rsidRPr="007E5745">
        <w:rPr>
          <w:rFonts w:cs="Times New Roman"/>
        </w:rPr>
        <w:t xml:space="preserve"> videoblog, promoting sites they approved of, such as Blip.tv, Ourmedia.org and </w:t>
      </w:r>
      <w:r>
        <w:rPr>
          <w:rFonts w:cs="Times New Roman"/>
        </w:rPr>
        <w:t>FireAnt</w:t>
      </w:r>
      <w:r w:rsidRPr="007E5745">
        <w:rPr>
          <w:rFonts w:cs="Times New Roman"/>
        </w:rPr>
        <w:t>, and the videobloggers would also have their own badges and display the badges o</w:t>
      </w:r>
      <w:r>
        <w:rPr>
          <w:rFonts w:cs="Times New Roman"/>
        </w:rPr>
        <w:t xml:space="preserve">f </w:t>
      </w:r>
      <w:r w:rsidRPr="007E5745">
        <w:rPr>
          <w:rFonts w:cs="Times New Roman"/>
        </w:rPr>
        <w:t>their ‘friends’ (</w:t>
      </w:r>
      <w:r>
        <w:rPr>
          <w:rFonts w:cs="Times New Roman"/>
        </w:rPr>
        <w:t>figure</w:t>
      </w:r>
      <w:r w:rsidRPr="007E5745">
        <w:rPr>
          <w:rFonts w:cs="Times New Roman"/>
        </w:rPr>
        <w:t xml:space="preserve"> </w:t>
      </w:r>
      <w:r>
        <w:rPr>
          <w:rFonts w:cs="Times New Roman"/>
        </w:rPr>
        <w:t>9</w:t>
      </w:r>
      <w:r w:rsidRPr="007E5745">
        <w:rPr>
          <w:rFonts w:cs="Times New Roman"/>
        </w:rPr>
        <w:t>).</w:t>
      </w:r>
    </w:p>
    <w:p w14:paraId="146A74EC" w14:textId="77777777" w:rsidR="00A10DB7" w:rsidRDefault="00A10DB7" w:rsidP="00A10DB7">
      <w:pPr>
        <w:pStyle w:val="BodyText"/>
        <w:rPr>
          <w:rFonts w:cs="Times New Roman"/>
        </w:rPr>
      </w:pPr>
    </w:p>
    <w:p w14:paraId="53143F79" w14:textId="77777777" w:rsidR="00A10DB7" w:rsidRPr="007E5745" w:rsidRDefault="00A10DB7" w:rsidP="00A10DB7">
      <w:pPr>
        <w:pStyle w:val="BodyText"/>
      </w:pPr>
      <w:r w:rsidRPr="007E5745">
        <w:rPr>
          <w:rFonts w:cs="Times New Roman"/>
        </w:rPr>
        <w:t xml:space="preserve">These badges </w:t>
      </w:r>
      <w:r>
        <w:rPr>
          <w:rFonts w:cs="Times New Roman"/>
        </w:rPr>
        <w:t xml:space="preserve">were automated and </w:t>
      </w:r>
      <w:r w:rsidRPr="007E5745">
        <w:rPr>
          <w:rFonts w:cs="Times New Roman"/>
        </w:rPr>
        <w:t>could easily be gene</w:t>
      </w:r>
      <w:r>
        <w:rPr>
          <w:rFonts w:cs="Times New Roman"/>
        </w:rPr>
        <w:t>rated on the Freevlog site. They c</w:t>
      </w:r>
      <w:r w:rsidRPr="007E5745">
        <w:rPr>
          <w:rFonts w:cs="Times New Roman"/>
        </w:rPr>
        <w:t>ame in two different styles and sizes, and could be generated u</w:t>
      </w:r>
      <w:r>
        <w:rPr>
          <w:rFonts w:cs="Times New Roman"/>
        </w:rPr>
        <w:t>sing quite simple computer code</w:t>
      </w:r>
      <w:r w:rsidRPr="007E5745">
        <w:rPr>
          <w:rFonts w:cs="Times New Roman"/>
        </w:rPr>
        <w:t>. Freevlog actually embedded these snippets of code in the sidebar of their front page, so anyone could grab it and put in on their videoblog.</w:t>
      </w:r>
      <w:r w:rsidRPr="007E5745">
        <w:rPr>
          <w:rStyle w:val="FootnoteReference"/>
          <w:szCs w:val="22"/>
        </w:rPr>
        <w:footnoteReference w:id="38"/>
      </w:r>
      <w:r w:rsidRPr="007E5745">
        <w:rPr>
          <w:rFonts w:cs="Times New Roman"/>
        </w:rPr>
        <w:t xml:space="preserve"> Anyone with basic understanding of HTML would be able to take this code, change the content of the &lt;href&gt; (hypertext reference, or web-link) tag to their own webpage, upload a small gif to their website and change the &lt;img src&gt;  (image source) tag to their own image link, and thus create their own badges. </w:t>
      </w:r>
      <w:r w:rsidRPr="007E5745">
        <w:t xml:space="preserve">The videos on Freevlog almost exclusively featured Verdi and Hodson (themselves prominent members of the videoblogging community) and became an important resource for new videobloggers. Freevlog can be seen as a kind of community magazine (zine), similar to those </w:t>
      </w:r>
      <w:r>
        <w:t xml:space="preserve">used and </w:t>
      </w:r>
      <w:r w:rsidRPr="007E5745">
        <w:t xml:space="preserve">developed by previous communities of practice; such as the Raindance corporation’s publication, </w:t>
      </w:r>
      <w:r w:rsidRPr="007E5745">
        <w:rPr>
          <w:i/>
        </w:rPr>
        <w:t>Radical Software,</w:t>
      </w:r>
      <w:r w:rsidRPr="007E5745">
        <w:t xml:space="preserve"> with its ties to the Guerrilla TV movement, and the Whole Earth Catalogue, with its</w:t>
      </w:r>
      <w:r>
        <w:t xml:space="preserve"> links with the web community T</w:t>
      </w:r>
      <w:r w:rsidRPr="007E5745">
        <w:t>he Well</w:t>
      </w:r>
      <w:r>
        <w:t>.</w:t>
      </w:r>
      <w:r>
        <w:rPr>
          <w:rStyle w:val="FootnoteReference"/>
          <w:szCs w:val="22"/>
        </w:rPr>
        <w:footnoteReference w:id="39"/>
      </w:r>
    </w:p>
    <w:p w14:paraId="4AD3F892" w14:textId="77777777" w:rsidR="00A10DB7" w:rsidRDefault="00A10DB7" w:rsidP="00A10DB7">
      <w:pPr>
        <w:pStyle w:val="BodyText"/>
      </w:pPr>
    </w:p>
    <w:p w14:paraId="40F3DD4B" w14:textId="77777777" w:rsidR="00A10DB7" w:rsidRDefault="00A10DB7" w:rsidP="00A10DB7">
      <w:pPr>
        <w:pStyle w:val="BodyText"/>
      </w:pPr>
      <w:r>
        <w:t xml:space="preserve">Freevlog would also post weekly tutorials about videoblogging and its practices. For example, Hodson would walk the viewer through how to set up an RSS feed with Feedburner, how to chose the right codec or compression settings before exporting videos or making a screen capture. The site presented videoblogging in ‘8 easy steps’ – talking the new videoblogger through the entire process. The site was even translated into five other languages (Spanish, Portugese, Japanese, Dutch and Italian), with translation freely provided by members of the videoblog community. </w:t>
      </w:r>
    </w:p>
    <w:p w14:paraId="667D616F" w14:textId="77777777" w:rsidR="00A10DB7" w:rsidRDefault="00A10DB7" w:rsidP="00A10DB7">
      <w:pPr>
        <w:pStyle w:val="BodyText"/>
      </w:pPr>
    </w:p>
    <w:p w14:paraId="730FBB55" w14:textId="77777777" w:rsidR="00A10DB7" w:rsidRDefault="00A10DB7" w:rsidP="00A10DB7">
      <w:pPr>
        <w:pStyle w:val="BodyText"/>
      </w:pPr>
      <w:r>
        <w:t>I also want to briefly mention th</w:t>
      </w:r>
      <w:r w:rsidRPr="007E5745">
        <w:t>e grass</w:t>
      </w:r>
      <w:r>
        <w:t xml:space="preserve"> </w:t>
      </w:r>
      <w:r w:rsidRPr="007E5745">
        <w:t>root media directory Mefeedia</w:t>
      </w:r>
      <w:r>
        <w:t>, which</w:t>
      </w:r>
      <w:r w:rsidRPr="007E5745">
        <w:t xml:space="preserve"> launched in January 2005 with 617 videoblogs listed. </w:t>
      </w:r>
      <w:r>
        <w:t xml:space="preserve">This was another important site for aggregating information about videoblogging. By </w:t>
      </w:r>
      <w:r w:rsidRPr="007E5745">
        <w:t xml:space="preserve">January 2007, Mefeedia.com listed 20,913 vlogs, showing that amateur, independent videoblogs (i.e. not vlogs on YouTube) were still gaining in popularity. </w:t>
      </w:r>
      <w:r>
        <w:t>The site was used by the videoblogging community as a place to look for specific content, and acted as a hub for hashtag campaigns like videoblogging week (#vbweek08, #vbweek09 etc) and videoblogging month (#vlomo), but as the site grew and their business model turned more and more towards advertising and pop up ads and banners, the community began to drift away. Michael Sullivan, who helped name the site back in 2005, wrote to the email list in April 2009 saying that;</w:t>
      </w:r>
    </w:p>
    <w:p w14:paraId="3D92AE2E" w14:textId="77777777" w:rsidR="00A10DB7" w:rsidRDefault="00A10DB7" w:rsidP="00A10DB7">
      <w:pPr>
        <w:pStyle w:val="BlockQuote"/>
      </w:pPr>
      <w:r>
        <w:t>I cannot use M</w:t>
      </w:r>
      <w:r w:rsidRPr="00795E59">
        <w:t>efeedia until at least pop-under ads are deactivated.</w:t>
      </w:r>
      <w:r>
        <w:t xml:space="preserve"> T</w:t>
      </w:r>
      <w:r w:rsidRPr="00795E59">
        <w:t>here was a time that even promoting a site here with gentle advertising</w:t>
      </w:r>
      <w:r>
        <w:t xml:space="preserve"> </w:t>
      </w:r>
      <w:r w:rsidRPr="00795E59">
        <w:t>would be an issue.</w:t>
      </w:r>
      <w:r>
        <w:t xml:space="preserve"> M</w:t>
      </w:r>
      <w:r w:rsidRPr="00795E59">
        <w:t>efeedia has gone way overboard. I understand you need to capitalize on all</w:t>
      </w:r>
      <w:r>
        <w:t xml:space="preserve"> </w:t>
      </w:r>
      <w:r w:rsidRPr="00795E59">
        <w:t>your traffic.</w:t>
      </w:r>
      <w:r>
        <w:t xml:space="preserve"> B</w:t>
      </w:r>
      <w:r w:rsidRPr="00795E59">
        <w:t>ut it sure makes it difficult to tolerate.</w:t>
      </w:r>
      <w:r>
        <w:t xml:space="preserve"> S</w:t>
      </w:r>
      <w:r w:rsidRPr="00795E59">
        <w:t xml:space="preserve">orry. </w:t>
      </w:r>
      <w:r>
        <w:t>Y</w:t>
      </w:r>
      <w:r w:rsidRPr="00795E59">
        <w:t xml:space="preserve">ou know </w:t>
      </w:r>
      <w:r>
        <w:t>I</w:t>
      </w:r>
      <w:r w:rsidRPr="00795E59">
        <w:t>'ve been a fan and always interes</w:t>
      </w:r>
      <w:r>
        <w:t>ted in a site that I named and I've helped out in some ways, b</w:t>
      </w:r>
      <w:r w:rsidRPr="00795E59">
        <w:t xml:space="preserve">ut </w:t>
      </w:r>
      <w:r>
        <w:t xml:space="preserve">I </w:t>
      </w:r>
      <w:r w:rsidRPr="00795E59">
        <w:t>have some web browsing standards to uphold</w:t>
      </w:r>
      <w:r>
        <w:t>.</w:t>
      </w:r>
      <w:r>
        <w:rPr>
          <w:rStyle w:val="FootnoteReference"/>
        </w:rPr>
        <w:footnoteReference w:id="40"/>
      </w:r>
    </w:p>
    <w:p w14:paraId="3F30EFC1" w14:textId="77777777" w:rsidR="00A10DB7" w:rsidRPr="007E5745" w:rsidRDefault="00A10DB7" w:rsidP="00A10DB7">
      <w:pPr>
        <w:pStyle w:val="BodyText"/>
      </w:pPr>
      <w:r>
        <w:t xml:space="preserve">Today, </w:t>
      </w:r>
      <w:r w:rsidRPr="007E5745">
        <w:t>Mefeedia is an internet media-feed company, aggregating feeds from sites such as Vimeo, Hulu and Vevo, as well as acting as an umbrella company fo</w:t>
      </w:r>
      <w:r>
        <w:t xml:space="preserve">r a range of internet companies. However, instead of being a grassroots site used by amateur video makers, today </w:t>
      </w:r>
      <w:ins w:id="13" w:author="inc inc" w:date="2018-05-08T13:40:00Z">
        <w:r>
          <w:t xml:space="preserve">it </w:t>
        </w:r>
      </w:ins>
      <w:r>
        <w:t xml:space="preserve">is infested with malware – described elsewhere  as a ‘browser hijacker’ – another indication of corporations monopolising distribution and the user experience, and not necessarily for the better. </w:t>
      </w:r>
    </w:p>
    <w:p w14:paraId="536A9F2C" w14:textId="77777777" w:rsidR="00A10DB7" w:rsidRDefault="00A10DB7" w:rsidP="00A10DB7">
      <w:pPr>
        <w:pStyle w:val="BodyText"/>
        <w:rPr>
          <w:rFonts w:cs="Times New Roman"/>
          <w:szCs w:val="22"/>
        </w:rPr>
      </w:pPr>
    </w:p>
    <w:p w14:paraId="3C692F94" w14:textId="77777777" w:rsidR="00A10DB7" w:rsidRDefault="00A10DB7" w:rsidP="00A10DB7">
      <w:pPr>
        <w:pStyle w:val="BodyText"/>
        <w:rPr>
          <w:rFonts w:cs="Times New Roman"/>
          <w:szCs w:val="22"/>
        </w:rPr>
      </w:pPr>
      <w:r>
        <w:rPr>
          <w:rFonts w:cs="Times New Roman"/>
          <w:szCs w:val="22"/>
        </w:rPr>
        <w:t>Video hosting became an integral part of the extended videoblogging platform. Initially, the videobloggers hosted their own content on their own sites – leading to a range of problems, for example, Howe’s mention in the New York Times as discussed earlier in the book. To work around these problems, the community worked closely with a number of sites and developers to solve them. Among them, OurMedia.org, f</w:t>
      </w:r>
      <w:r w:rsidRPr="00143093">
        <w:rPr>
          <w:rFonts w:cs="Times New Roman"/>
          <w:szCs w:val="22"/>
        </w:rPr>
        <w:t>ounded by J.D. L</w:t>
      </w:r>
      <w:r>
        <w:rPr>
          <w:rFonts w:cs="Times New Roman"/>
          <w:szCs w:val="22"/>
        </w:rPr>
        <w:t xml:space="preserve">asica and Marc Canter in 2005 </w:t>
      </w:r>
      <w:r w:rsidRPr="00143093">
        <w:rPr>
          <w:rFonts w:cs="Times New Roman"/>
          <w:szCs w:val="22"/>
        </w:rPr>
        <w:t xml:space="preserve">acted as a front-end for Archive.org, where videos </w:t>
      </w:r>
      <w:r>
        <w:rPr>
          <w:rFonts w:cs="Times New Roman"/>
          <w:szCs w:val="22"/>
        </w:rPr>
        <w:t>were</w:t>
      </w:r>
      <w:r w:rsidRPr="00143093">
        <w:rPr>
          <w:rFonts w:cs="Times New Roman"/>
          <w:szCs w:val="22"/>
        </w:rPr>
        <w:t xml:space="preserve"> hosted. </w:t>
      </w:r>
      <w:r>
        <w:rPr>
          <w:rFonts w:cs="Times New Roman"/>
          <w:szCs w:val="22"/>
          <w:lang w:val="en-US"/>
        </w:rPr>
        <w:t xml:space="preserve">Similarly, </w:t>
      </w:r>
      <w:r w:rsidRPr="00143093">
        <w:rPr>
          <w:rFonts w:cs="Times New Roman"/>
          <w:szCs w:val="22"/>
          <w:lang w:val="en-US"/>
        </w:rPr>
        <w:t>on June 16</w:t>
      </w:r>
      <w:r w:rsidRPr="00E6739C">
        <w:rPr>
          <w:rFonts w:cs="Times New Roman"/>
        </w:rPr>
        <w:t>th</w:t>
      </w:r>
      <w:r w:rsidRPr="00143093">
        <w:rPr>
          <w:rFonts w:cs="Times New Roman"/>
          <w:szCs w:val="22"/>
          <w:lang w:val="en-US"/>
        </w:rPr>
        <w:t xml:space="preserve"> 2004, Adrian Miles offered the members of the group 1 GB of free hosting on his basement server (in Australia) to ‘kickstart’ videoblogging, but even this would have been </w:t>
      </w:r>
      <w:r>
        <w:rPr>
          <w:rFonts w:cs="Times New Roman"/>
          <w:szCs w:val="22"/>
          <w:lang w:val="en-US"/>
        </w:rPr>
        <w:t xml:space="preserve">vastly </w:t>
      </w:r>
      <w:r w:rsidRPr="00143093">
        <w:rPr>
          <w:rFonts w:cs="Times New Roman"/>
          <w:szCs w:val="22"/>
          <w:lang w:val="en-US"/>
        </w:rPr>
        <w:t xml:space="preserve">insufficient at this point. </w:t>
      </w:r>
      <w:r w:rsidRPr="00143093">
        <w:rPr>
          <w:rFonts w:cs="Times New Roman"/>
          <w:szCs w:val="22"/>
        </w:rPr>
        <w:t xml:space="preserve">Amongst my informants, </w:t>
      </w:r>
      <w:r>
        <w:rPr>
          <w:rFonts w:cs="Times New Roman"/>
          <w:szCs w:val="22"/>
        </w:rPr>
        <w:t>Paris Manrashi,</w:t>
      </w:r>
      <w:r w:rsidRPr="00143093">
        <w:rPr>
          <w:rFonts w:cs="Times New Roman"/>
          <w:szCs w:val="22"/>
        </w:rPr>
        <w:t xml:space="preserve"> Brittany</w:t>
      </w:r>
      <w:r>
        <w:rPr>
          <w:rFonts w:cs="Times New Roman"/>
          <w:szCs w:val="22"/>
        </w:rPr>
        <w:t xml:space="preserve"> Shoot</w:t>
      </w:r>
      <w:r w:rsidRPr="00143093">
        <w:rPr>
          <w:rFonts w:cs="Times New Roman"/>
          <w:szCs w:val="22"/>
        </w:rPr>
        <w:t>, Bekah</w:t>
      </w:r>
      <w:r>
        <w:rPr>
          <w:rFonts w:cs="Times New Roman"/>
          <w:szCs w:val="22"/>
        </w:rPr>
        <w:t xml:space="preserve"> Havens</w:t>
      </w:r>
      <w:r w:rsidRPr="00143093">
        <w:rPr>
          <w:rFonts w:cs="Times New Roman"/>
          <w:szCs w:val="22"/>
        </w:rPr>
        <w:t>, Andreas</w:t>
      </w:r>
      <w:r>
        <w:rPr>
          <w:rFonts w:cs="Times New Roman"/>
          <w:szCs w:val="22"/>
        </w:rPr>
        <w:t xml:space="preserve"> Haugstrup Pedersen and Ryanne Hodson</w:t>
      </w:r>
      <w:r w:rsidRPr="00143093">
        <w:rPr>
          <w:rFonts w:cs="Times New Roman"/>
          <w:szCs w:val="22"/>
        </w:rPr>
        <w:t xml:space="preserve"> indicated that they hosted their videos on blip.tv. Dailym</w:t>
      </w:r>
      <w:r>
        <w:rPr>
          <w:rFonts w:cs="Times New Roman"/>
          <w:szCs w:val="22"/>
        </w:rPr>
        <w:t xml:space="preserve">otion, Videobomb and Videosift were sites mentioned by </w:t>
      </w:r>
      <w:r w:rsidRPr="00143093">
        <w:rPr>
          <w:rFonts w:cs="Times New Roman"/>
          <w:szCs w:val="22"/>
        </w:rPr>
        <w:t>L</w:t>
      </w:r>
      <w:r>
        <w:rPr>
          <w:rFonts w:cs="Times New Roman"/>
          <w:szCs w:val="22"/>
        </w:rPr>
        <w:t>oiez Deniel, a French videoblogger who used a number of sites based in Europe.</w:t>
      </w:r>
      <w:r w:rsidRPr="00143093">
        <w:rPr>
          <w:rFonts w:cs="Times New Roman"/>
          <w:szCs w:val="22"/>
        </w:rPr>
        <w:t xml:space="preserve"> </w:t>
      </w:r>
      <w:r>
        <w:rPr>
          <w:rFonts w:cs="Times New Roman"/>
          <w:szCs w:val="22"/>
        </w:rPr>
        <w:t xml:space="preserve">Steve Garfield also uploaded videos to </w:t>
      </w:r>
      <w:r w:rsidRPr="00143093">
        <w:rPr>
          <w:rFonts w:cs="Times New Roman"/>
          <w:szCs w:val="22"/>
        </w:rPr>
        <w:t>Vimeo</w:t>
      </w:r>
      <w:r>
        <w:rPr>
          <w:rFonts w:cs="Times New Roman"/>
          <w:szCs w:val="22"/>
        </w:rPr>
        <w:t>. Adam Quirk pointed out that he, like many others, were uploading their videos</w:t>
      </w:r>
      <w:r w:rsidRPr="00143093">
        <w:rPr>
          <w:rFonts w:cs="Times New Roman"/>
          <w:szCs w:val="22"/>
        </w:rPr>
        <w:t xml:space="preserve"> </w:t>
      </w:r>
      <w:r>
        <w:rPr>
          <w:rFonts w:cs="Times New Roman"/>
          <w:szCs w:val="22"/>
        </w:rPr>
        <w:t xml:space="preserve">to a </w:t>
      </w:r>
      <w:r w:rsidRPr="00143093">
        <w:rPr>
          <w:rFonts w:cs="Times New Roman"/>
          <w:szCs w:val="22"/>
        </w:rPr>
        <w:t xml:space="preserve">‘large number of video-sharing sites’ </w:t>
      </w:r>
      <w:r>
        <w:rPr>
          <w:rFonts w:cs="Times New Roman"/>
          <w:szCs w:val="22"/>
        </w:rPr>
        <w:t xml:space="preserve">in order to reach wider audiences. Ultimately, however, the battle over video hosting came down to two key players; Blip.tv and YouTube. </w:t>
      </w:r>
    </w:p>
    <w:p w14:paraId="2A531D61" w14:textId="77777777" w:rsidR="00A10DB7" w:rsidRDefault="00A10DB7" w:rsidP="00A10DB7">
      <w:pPr>
        <w:pStyle w:val="BodyText"/>
        <w:rPr>
          <w:rFonts w:cs="Times New Roman"/>
          <w:szCs w:val="22"/>
        </w:rPr>
      </w:pPr>
    </w:p>
    <w:p w14:paraId="519AD932" w14:textId="77777777" w:rsidR="00A10DB7" w:rsidRDefault="00A10DB7" w:rsidP="00A10DB7">
      <w:pPr>
        <w:pStyle w:val="BodyText"/>
        <w:rPr>
          <w:rFonts w:cs="Times New Roman"/>
          <w:szCs w:val="22"/>
        </w:rPr>
      </w:pPr>
      <w:r>
        <w:rPr>
          <w:rFonts w:cs="Times New Roman"/>
          <w:szCs w:val="22"/>
        </w:rPr>
        <w:t xml:space="preserve">I have already introduced YouTube, but </w:t>
      </w:r>
      <w:r w:rsidRPr="007E5745">
        <w:rPr>
          <w:rFonts w:cs="Times New Roman"/>
          <w:szCs w:val="22"/>
        </w:rPr>
        <w:t xml:space="preserve">Blip.tv </w:t>
      </w:r>
      <w:r>
        <w:rPr>
          <w:rFonts w:cs="Times New Roman"/>
          <w:szCs w:val="22"/>
        </w:rPr>
        <w:t xml:space="preserve">was founded in 2005 </w:t>
      </w:r>
      <w:r w:rsidRPr="007E5745">
        <w:rPr>
          <w:rFonts w:cs="Times New Roman"/>
          <w:szCs w:val="22"/>
        </w:rPr>
        <w:t xml:space="preserve">and </w:t>
      </w:r>
      <w:r>
        <w:rPr>
          <w:rFonts w:cs="Times New Roman"/>
          <w:szCs w:val="22"/>
        </w:rPr>
        <w:t xml:space="preserve">worked hard to convince </w:t>
      </w:r>
      <w:r w:rsidRPr="007E5745">
        <w:rPr>
          <w:rFonts w:cs="Times New Roman"/>
          <w:szCs w:val="22"/>
        </w:rPr>
        <w:t xml:space="preserve">videobloggers </w:t>
      </w:r>
      <w:r>
        <w:rPr>
          <w:rFonts w:cs="Times New Roman"/>
          <w:szCs w:val="22"/>
        </w:rPr>
        <w:t>to stop</w:t>
      </w:r>
      <w:r w:rsidRPr="007E5745">
        <w:rPr>
          <w:rFonts w:cs="Times New Roman"/>
          <w:szCs w:val="22"/>
        </w:rPr>
        <w:t xml:space="preserve"> paying for their own video </w:t>
      </w:r>
      <w:r>
        <w:rPr>
          <w:rFonts w:cs="Times New Roman"/>
          <w:szCs w:val="22"/>
        </w:rPr>
        <w:t xml:space="preserve">hosting and move to the service. After his experience with the </w:t>
      </w:r>
      <w:r w:rsidRPr="00E52BB8">
        <w:rPr>
          <w:rFonts w:cs="Times New Roman"/>
          <w:i/>
          <w:szCs w:val="22"/>
        </w:rPr>
        <w:t>New York Times</w:t>
      </w:r>
      <w:r>
        <w:rPr>
          <w:rFonts w:cs="Times New Roman"/>
          <w:szCs w:val="22"/>
        </w:rPr>
        <w:t>, Rupert Howe ‘</w:t>
      </w:r>
      <w:r w:rsidRPr="007E5745">
        <w:rPr>
          <w:rFonts w:cs="Times New Roman"/>
          <w:szCs w:val="22"/>
        </w:rPr>
        <w:t>found people using Blip for free, and that so</w:t>
      </w:r>
      <w:r>
        <w:rPr>
          <w:rFonts w:cs="Times New Roman"/>
          <w:szCs w:val="22"/>
        </w:rPr>
        <w:t>lved my billing/bandwidth issue.’</w:t>
      </w:r>
      <w:r w:rsidRPr="007E5745">
        <w:rPr>
          <w:rFonts w:cs="Times New Roman"/>
          <w:szCs w:val="22"/>
        </w:rPr>
        <w:t xml:space="preserve"> Blip.tv was founded by Mike Hudack, Dina Kaplan, Justin Day, Jared Klett, and Charles Hope. The founders were all members of the </w:t>
      </w:r>
      <w:r>
        <w:rPr>
          <w:rFonts w:cs="Times New Roman"/>
          <w:szCs w:val="22"/>
        </w:rPr>
        <w:t xml:space="preserve">videoblogging </w:t>
      </w:r>
      <w:r w:rsidRPr="007E5745">
        <w:rPr>
          <w:rFonts w:cs="Times New Roman"/>
          <w:szCs w:val="22"/>
        </w:rPr>
        <w:t>email list and the site was announced there in May 2005</w:t>
      </w:r>
      <w:r>
        <w:rPr>
          <w:rFonts w:cs="Times New Roman"/>
          <w:szCs w:val="22"/>
        </w:rPr>
        <w:t xml:space="preserve"> with a short message from Hope,</w:t>
      </w:r>
      <w:r w:rsidRPr="007E5745">
        <w:rPr>
          <w:rFonts w:cs="Times New Roman"/>
          <w:szCs w:val="22"/>
        </w:rPr>
        <w:t xml:space="preserve"> </w:t>
      </w:r>
      <w:r>
        <w:rPr>
          <w:rFonts w:cs="Times New Roman"/>
          <w:szCs w:val="22"/>
        </w:rPr>
        <w:t>‘h</w:t>
      </w:r>
      <w:r w:rsidRPr="007E5745">
        <w:rPr>
          <w:rFonts w:cs="Times New Roman"/>
          <w:szCs w:val="22"/>
        </w:rPr>
        <w:t>ere’s blip.tv, a beta site that features vlog hosting and aggregation of external RSS feeds. Please take a look and kick it around!</w:t>
      </w:r>
      <w:r>
        <w:rPr>
          <w:rFonts w:cs="Times New Roman"/>
          <w:szCs w:val="22"/>
        </w:rPr>
        <w:t>’</w:t>
      </w:r>
      <w:r>
        <w:rPr>
          <w:rStyle w:val="FootnoteReference"/>
          <w:szCs w:val="22"/>
        </w:rPr>
        <w:footnoteReference w:id="41"/>
      </w:r>
      <w:r>
        <w:rPr>
          <w:rFonts w:cs="Times New Roman"/>
          <w:szCs w:val="22"/>
        </w:rPr>
        <w:t xml:space="preserve"> </w:t>
      </w:r>
      <w:r w:rsidRPr="007E5745">
        <w:rPr>
          <w:rFonts w:cs="Times New Roman"/>
          <w:szCs w:val="22"/>
        </w:rPr>
        <w:t>Immediately,</w:t>
      </w:r>
      <w:r>
        <w:rPr>
          <w:rFonts w:cs="Times New Roman"/>
          <w:szCs w:val="22"/>
        </w:rPr>
        <w:t xml:space="preserve"> and amusingly,</w:t>
      </w:r>
      <w:r w:rsidRPr="007E5745">
        <w:rPr>
          <w:rFonts w:cs="Times New Roman"/>
          <w:szCs w:val="22"/>
        </w:rPr>
        <w:t xml:space="preserve"> there were responses from the community</w:t>
      </w:r>
      <w:r>
        <w:rPr>
          <w:rFonts w:cs="Times New Roman"/>
          <w:szCs w:val="22"/>
        </w:rPr>
        <w:t xml:space="preserve"> raising</w:t>
      </w:r>
      <w:r w:rsidRPr="007E5745">
        <w:rPr>
          <w:rFonts w:cs="Times New Roman"/>
          <w:szCs w:val="22"/>
        </w:rPr>
        <w:t xml:space="preserve"> technical </w:t>
      </w:r>
      <w:r>
        <w:rPr>
          <w:rFonts w:cs="Times New Roman"/>
          <w:szCs w:val="22"/>
        </w:rPr>
        <w:t>concerns;</w:t>
      </w:r>
      <w:r w:rsidRPr="007E5745">
        <w:rPr>
          <w:rFonts w:cs="Times New Roman"/>
          <w:szCs w:val="22"/>
        </w:rPr>
        <w:t xml:space="preserve"> </w:t>
      </w:r>
      <w:r>
        <w:rPr>
          <w:rFonts w:cs="Times New Roman"/>
          <w:szCs w:val="22"/>
        </w:rPr>
        <w:t>‘</w:t>
      </w:r>
      <w:r w:rsidRPr="007E5745">
        <w:t>I’m kinda confused as to what it’s doing other than aggregating videos and sticking them on the main page. It appears to pull from certain feeds, but I don’t see any place even after logging in</w:t>
      </w:r>
      <w:r>
        <w:t xml:space="preserve"> </w:t>
      </w:r>
      <w:r w:rsidRPr="007E5745">
        <w:t>to submit a feed URL. You can submit individual videos it appears</w:t>
      </w:r>
      <w:r>
        <w:t>’</w:t>
      </w:r>
      <w:r w:rsidRPr="007E5745">
        <w:t>.</w:t>
      </w:r>
      <w:r>
        <w:rPr>
          <w:rStyle w:val="FootnoteReference"/>
        </w:rPr>
        <w:footnoteReference w:id="42"/>
      </w:r>
      <w:r w:rsidRPr="007E5745">
        <w:t xml:space="preserve"> </w:t>
      </w:r>
      <w:r w:rsidRPr="007E5745">
        <w:rPr>
          <w:rFonts w:cs="Times New Roman"/>
          <w:szCs w:val="22"/>
        </w:rPr>
        <w:t xml:space="preserve">Hope replied within minutes, </w:t>
      </w:r>
      <w:r>
        <w:rPr>
          <w:rFonts w:cs="Times New Roman"/>
          <w:szCs w:val="22"/>
        </w:rPr>
        <w:t>showing just how small these early networks were, ‘i</w:t>
      </w:r>
      <w:r w:rsidRPr="007E5745">
        <w:rPr>
          <w:rFonts w:cs="Times New Roman"/>
          <w:szCs w:val="22"/>
        </w:rPr>
        <w:t xml:space="preserve">t is confusing, I’m sorry. You can add stuff with the </w:t>
      </w:r>
      <w:r>
        <w:rPr>
          <w:rFonts w:cs="Times New Roman"/>
          <w:szCs w:val="22"/>
        </w:rPr>
        <w:t>“</w:t>
      </w:r>
      <w:r w:rsidRPr="007E5745">
        <w:rPr>
          <w:rFonts w:cs="Times New Roman"/>
          <w:szCs w:val="22"/>
        </w:rPr>
        <w:t>Add content</w:t>
      </w:r>
      <w:r>
        <w:rPr>
          <w:rFonts w:cs="Times New Roman"/>
          <w:szCs w:val="22"/>
        </w:rPr>
        <w:t>”</w:t>
      </w:r>
      <w:r w:rsidRPr="007E5745">
        <w:rPr>
          <w:rFonts w:cs="Times New Roman"/>
          <w:szCs w:val="22"/>
        </w:rPr>
        <w:t xml:space="preserve"> link in </w:t>
      </w:r>
      <w:r w:rsidRPr="007E5745">
        <w:t>your user info, on the right side. It has just been made more prominent</w:t>
      </w:r>
      <w:r>
        <w:t>’.</w:t>
      </w:r>
      <w:r>
        <w:rPr>
          <w:rFonts w:cs="Times New Roman"/>
          <w:szCs w:val="22"/>
        </w:rPr>
        <w:t xml:space="preserve"> Through these kinds of exchanges, </w:t>
      </w:r>
      <w:r w:rsidRPr="007E5745">
        <w:rPr>
          <w:rFonts w:cs="Times New Roman"/>
          <w:szCs w:val="22"/>
        </w:rPr>
        <w:t xml:space="preserve">the community directly influenced design decisions on the blip.tv website. This </w:t>
      </w:r>
      <w:r>
        <w:rPr>
          <w:rFonts w:cs="Times New Roman"/>
          <w:szCs w:val="22"/>
        </w:rPr>
        <w:t>demonstrates</w:t>
      </w:r>
      <w:r w:rsidRPr="007E5745">
        <w:rPr>
          <w:rFonts w:cs="Times New Roman"/>
          <w:szCs w:val="22"/>
        </w:rPr>
        <w:t xml:space="preserve"> how the </w:t>
      </w:r>
      <w:r w:rsidRPr="007E5745">
        <w:rPr>
          <w:rFonts w:cs="Times New Roman"/>
          <w:i/>
          <w:szCs w:val="22"/>
        </w:rPr>
        <w:t xml:space="preserve">socio-cultural </w:t>
      </w:r>
      <w:r w:rsidRPr="007E5745">
        <w:rPr>
          <w:rFonts w:cs="Times New Roman"/>
          <w:szCs w:val="22"/>
        </w:rPr>
        <w:t xml:space="preserve">level (community) </w:t>
      </w:r>
      <w:r>
        <w:rPr>
          <w:rFonts w:cs="Times New Roman"/>
          <w:szCs w:val="22"/>
        </w:rPr>
        <w:t>could</w:t>
      </w:r>
      <w:r w:rsidRPr="007E5745">
        <w:rPr>
          <w:rFonts w:cs="Times New Roman"/>
          <w:szCs w:val="22"/>
        </w:rPr>
        <w:t xml:space="preserve"> strongly influence the </w:t>
      </w:r>
      <w:r w:rsidRPr="007E5745">
        <w:rPr>
          <w:rFonts w:cs="Times New Roman"/>
          <w:i/>
          <w:szCs w:val="22"/>
        </w:rPr>
        <w:t xml:space="preserve">technical-social </w:t>
      </w:r>
      <w:r>
        <w:rPr>
          <w:rFonts w:cs="Times New Roman"/>
          <w:szCs w:val="22"/>
        </w:rPr>
        <w:t>(network) in the</w:t>
      </w:r>
      <w:r w:rsidRPr="007E5745">
        <w:rPr>
          <w:rFonts w:cs="Times New Roman"/>
          <w:szCs w:val="22"/>
        </w:rPr>
        <w:t xml:space="preserve"> early phases of development of a </w:t>
      </w:r>
      <w:r>
        <w:rPr>
          <w:rFonts w:cs="Times New Roman"/>
          <w:szCs w:val="22"/>
        </w:rPr>
        <w:t xml:space="preserve">new </w:t>
      </w:r>
      <w:r w:rsidRPr="007E5745">
        <w:rPr>
          <w:rFonts w:cs="Times New Roman"/>
          <w:szCs w:val="22"/>
        </w:rPr>
        <w:t xml:space="preserve">platform. </w:t>
      </w:r>
      <w:r>
        <w:rPr>
          <w:rFonts w:cs="Times New Roman"/>
          <w:szCs w:val="22"/>
        </w:rPr>
        <w:t xml:space="preserve">It also shows how the knowledge and expertise of the videoblog community could be harvested to create digital media products. </w:t>
      </w:r>
    </w:p>
    <w:p w14:paraId="3C8B2D87" w14:textId="77777777" w:rsidR="00A10DB7" w:rsidRDefault="00A10DB7" w:rsidP="00A10DB7">
      <w:pPr>
        <w:pStyle w:val="BodyText"/>
      </w:pPr>
    </w:p>
    <w:p w14:paraId="425E7021" w14:textId="77777777" w:rsidR="00A10DB7" w:rsidRDefault="00A10DB7" w:rsidP="00A10DB7">
      <w:pPr>
        <w:pStyle w:val="BodyText"/>
        <w:rPr>
          <w:rFonts w:cs="Times New Roman"/>
          <w:szCs w:val="22"/>
        </w:rPr>
      </w:pPr>
      <w:r>
        <w:t>Due to its engagement with the videoblog community, Blip.tv became a huge success, but ultimately their business model moved towards advertising – a move strongly condemned by the videoblogging community. After a number of difficult years, Blip.tv rebranded as Blip – an aggregation site featuring paid semi-professional content by new media companies. As a result, the community largely abandoned the site</w:t>
      </w:r>
      <w:r w:rsidRPr="007E5745">
        <w:t xml:space="preserve">. Blip continued to host many of the early videobloggers videos for years, so </w:t>
      </w:r>
      <w:r>
        <w:t xml:space="preserve">for a while </w:t>
      </w:r>
      <w:r w:rsidRPr="007E5745">
        <w:t xml:space="preserve">these archives remained relatively </w:t>
      </w:r>
      <w:r>
        <w:t>safe</w:t>
      </w:r>
      <w:r w:rsidRPr="007E5745">
        <w:t xml:space="preserve">. The latest entry for any of my informants on Blip was in November 2011.  </w:t>
      </w:r>
      <w:r w:rsidRPr="007E5745">
        <w:rPr>
          <w:rFonts w:cs="Times New Roman"/>
          <w:szCs w:val="22"/>
        </w:rPr>
        <w:t>In November 2013, however, Blip</w:t>
      </w:r>
      <w:r>
        <w:rPr>
          <w:rFonts w:cs="Times New Roman"/>
          <w:szCs w:val="22"/>
        </w:rPr>
        <w:t xml:space="preserve"> – recently acquired by Maker Studios – wrot</w:t>
      </w:r>
      <w:r w:rsidRPr="007E5745">
        <w:rPr>
          <w:rFonts w:cs="Times New Roman"/>
          <w:szCs w:val="22"/>
        </w:rPr>
        <w:t xml:space="preserve">e to the members of the videoblogging community and told them they would no longer be hosting their videos. </w:t>
      </w:r>
      <w:r>
        <w:rPr>
          <w:rFonts w:cs="Times New Roman"/>
          <w:szCs w:val="22"/>
        </w:rPr>
        <w:t xml:space="preserve">The new owners were looking for content of ‘high quality’ and most of the videoblogging content didn’t fit this definition. </w:t>
      </w:r>
      <w:r w:rsidRPr="007E5745">
        <w:rPr>
          <w:rFonts w:cs="Times New Roman"/>
          <w:szCs w:val="22"/>
        </w:rPr>
        <w:t xml:space="preserve">They gave the users </w:t>
      </w:r>
      <w:r>
        <w:rPr>
          <w:rFonts w:cs="Times New Roman"/>
          <w:szCs w:val="22"/>
        </w:rPr>
        <w:t>thirty</w:t>
      </w:r>
      <w:r w:rsidRPr="007E5745">
        <w:rPr>
          <w:rFonts w:cs="Times New Roman"/>
          <w:szCs w:val="22"/>
        </w:rPr>
        <w:t xml:space="preserve"> days to download and back up any </w:t>
      </w:r>
      <w:r>
        <w:rPr>
          <w:rFonts w:cs="Times New Roman"/>
          <w:szCs w:val="22"/>
        </w:rPr>
        <w:t>content they might want to keep</w:t>
      </w:r>
      <w:r w:rsidRPr="007E5745">
        <w:rPr>
          <w:rFonts w:cs="Times New Roman"/>
          <w:szCs w:val="22"/>
        </w:rPr>
        <w:t xml:space="preserve"> </w:t>
      </w:r>
      <w:r>
        <w:rPr>
          <w:rFonts w:cs="Times New Roman"/>
          <w:szCs w:val="22"/>
        </w:rPr>
        <w:t xml:space="preserve">before </w:t>
      </w:r>
      <w:r w:rsidRPr="007E5745">
        <w:rPr>
          <w:rFonts w:cs="Times New Roman"/>
          <w:szCs w:val="22"/>
        </w:rPr>
        <w:t xml:space="preserve">Blip deleted </w:t>
      </w:r>
      <w:r>
        <w:rPr>
          <w:rFonts w:cs="Times New Roman"/>
          <w:szCs w:val="22"/>
        </w:rPr>
        <w:t>it, a startling turn around for a company</w:t>
      </w:r>
      <w:r w:rsidRPr="007E5745">
        <w:rPr>
          <w:rFonts w:cs="Times New Roman"/>
          <w:szCs w:val="22"/>
        </w:rPr>
        <w:t xml:space="preserve"> </w:t>
      </w:r>
      <w:r>
        <w:rPr>
          <w:rFonts w:cs="Times New Roman"/>
          <w:szCs w:val="22"/>
        </w:rPr>
        <w:t xml:space="preserve">that had worked hard in its early days to make connections with the videoblogging community. </w:t>
      </w:r>
    </w:p>
    <w:p w14:paraId="3C0084E5" w14:textId="77777777" w:rsidR="00A10DB7" w:rsidRDefault="00A10DB7" w:rsidP="00A10DB7">
      <w:pPr>
        <w:pStyle w:val="BodyText"/>
        <w:rPr>
          <w:rFonts w:cs="Times New Roman"/>
          <w:szCs w:val="22"/>
        </w:rPr>
      </w:pPr>
    </w:p>
    <w:p w14:paraId="7AF71609" w14:textId="77777777" w:rsidR="00A10DB7" w:rsidRDefault="00A10DB7" w:rsidP="00A10DB7">
      <w:pPr>
        <w:pStyle w:val="BodyText"/>
        <w:rPr>
          <w:rFonts w:cs="Times New Roman"/>
          <w:szCs w:val="22"/>
        </w:rPr>
      </w:pPr>
      <w:r>
        <w:rPr>
          <w:rFonts w:cs="Times New Roman"/>
          <w:szCs w:val="22"/>
        </w:rPr>
        <w:t>But from the start, Blip was very</w:t>
      </w:r>
      <w:r w:rsidRPr="007D54EC">
        <w:rPr>
          <w:rFonts w:cs="Times New Roman"/>
          <w:szCs w:val="22"/>
        </w:rPr>
        <w:t xml:space="preserve"> secretive about </w:t>
      </w:r>
      <w:r>
        <w:rPr>
          <w:rFonts w:cs="Times New Roman"/>
          <w:szCs w:val="22"/>
        </w:rPr>
        <w:t xml:space="preserve">its </w:t>
      </w:r>
      <w:r w:rsidRPr="007D54EC">
        <w:rPr>
          <w:rFonts w:cs="Times New Roman"/>
          <w:szCs w:val="22"/>
        </w:rPr>
        <w:t>business decisions. They</w:t>
      </w:r>
      <w:r>
        <w:rPr>
          <w:rFonts w:cs="Times New Roman"/>
          <w:szCs w:val="22"/>
        </w:rPr>
        <w:t xml:space="preserve"> soon</w:t>
      </w:r>
      <w:r w:rsidRPr="007D54EC">
        <w:rPr>
          <w:rFonts w:cs="Times New Roman"/>
          <w:szCs w:val="22"/>
        </w:rPr>
        <w:t xml:space="preserve"> </w:t>
      </w:r>
      <w:r>
        <w:rPr>
          <w:rFonts w:cs="Times New Roman"/>
          <w:szCs w:val="22"/>
        </w:rPr>
        <w:t xml:space="preserve">stopped engaging in </w:t>
      </w:r>
      <w:r w:rsidRPr="007D54EC">
        <w:rPr>
          <w:rFonts w:cs="Times New Roman"/>
          <w:szCs w:val="22"/>
        </w:rPr>
        <w:t xml:space="preserve">community </w:t>
      </w:r>
      <w:r>
        <w:rPr>
          <w:rFonts w:cs="Times New Roman"/>
          <w:szCs w:val="22"/>
        </w:rPr>
        <w:t>conversations on the email list</w:t>
      </w:r>
      <w:r w:rsidRPr="007D54EC">
        <w:rPr>
          <w:rFonts w:cs="Times New Roman"/>
          <w:szCs w:val="22"/>
        </w:rPr>
        <w:t xml:space="preserve">. </w:t>
      </w:r>
      <w:r>
        <w:rPr>
          <w:rFonts w:cs="Times New Roman"/>
          <w:szCs w:val="22"/>
        </w:rPr>
        <w:t>Dedman</w:t>
      </w:r>
      <w:r w:rsidRPr="007D54EC">
        <w:rPr>
          <w:rFonts w:cs="Times New Roman"/>
          <w:szCs w:val="22"/>
        </w:rPr>
        <w:t xml:space="preserve"> told me</w:t>
      </w:r>
      <w:r>
        <w:rPr>
          <w:rFonts w:cs="Times New Roman"/>
          <w:szCs w:val="22"/>
        </w:rPr>
        <w:t>;</w:t>
      </w:r>
    </w:p>
    <w:p w14:paraId="74155718" w14:textId="77777777" w:rsidR="00A10DB7" w:rsidRDefault="00A10DB7" w:rsidP="00A10DB7">
      <w:pPr>
        <w:pStyle w:val="BlockQuote"/>
      </w:pPr>
      <w:r w:rsidRPr="007D54EC">
        <w:t>Blip had a similar experience</w:t>
      </w:r>
      <w:r>
        <w:t xml:space="preserve"> [to FireAnt]</w:t>
      </w:r>
      <w:r w:rsidRPr="007D54EC">
        <w:t xml:space="preserve">. I don’t think any of this is public, but I know the original founders had a huge fight last year. Their shares were all diluted after their last round of funding and they lost control of the company. I think only one of the original guys still works at </w:t>
      </w:r>
      <w:r>
        <w:t>B</w:t>
      </w:r>
      <w:r w:rsidRPr="007D54EC">
        <w:t>lip. I assume the current owners are trying to mainstream it in order to sell it</w:t>
      </w:r>
      <w:r>
        <w:t>.</w:t>
      </w:r>
    </w:p>
    <w:p w14:paraId="71BB2F6C" w14:textId="77777777" w:rsidR="00A10DB7" w:rsidRPr="007E5745" w:rsidRDefault="00A10DB7" w:rsidP="00A10DB7">
      <w:pPr>
        <w:pStyle w:val="BodyText"/>
      </w:pPr>
      <w:r>
        <w:t xml:space="preserve">Despite trying to sell the site, Blip eventually closed in August 2015. Another part of the videoblogging platform was therefore removed from the internet and along with it any remaining archives it contained. </w:t>
      </w:r>
    </w:p>
    <w:p w14:paraId="35173E3E" w14:textId="77777777" w:rsidR="00A10DB7" w:rsidRDefault="00A10DB7" w:rsidP="00A10DB7">
      <w:pPr>
        <w:pStyle w:val="BodyText"/>
      </w:pPr>
    </w:p>
    <w:p w14:paraId="57BB9BAD" w14:textId="77777777" w:rsidR="00A10DB7" w:rsidRDefault="00A10DB7" w:rsidP="00A10DB7">
      <w:pPr>
        <w:pStyle w:val="BodyText"/>
      </w:pPr>
      <w:r>
        <w:t xml:space="preserve">The videoblogging community had a complex and at times contradictory relationship with YouTube. The community had an intense dislike of YouTube, mentioning the media giant as little as possible in discussions. One of the most interesting aspect of the YouTube debate is how wrong the videobloggers were about the future of the site. One would have thought that the launch of YouTube would have been celebrated in the videoblogging community. Here was a site that finally answered so many of the community’s problems. It was </w:t>
      </w:r>
      <w:r w:rsidRPr="007E5745">
        <w:t xml:space="preserve">easy to use, </w:t>
      </w:r>
      <w:r>
        <w:t xml:space="preserve">it was </w:t>
      </w:r>
      <w:r w:rsidRPr="007E5745">
        <w:t xml:space="preserve">free </w:t>
      </w:r>
      <w:r>
        <w:t>to use, it seemingly solved some of the technical problems of aggregation and distribution that the videobloggers had been struggling with – if not all of them</w:t>
      </w:r>
      <w:r w:rsidRPr="007E5745">
        <w:t>. However, instead of being conceived of as a solution, YouTube</w:t>
      </w:r>
      <w:r>
        <w:t xml:space="preserve"> was quickly conceptualised as the enemy. </w:t>
      </w:r>
    </w:p>
    <w:p w14:paraId="53501CCE" w14:textId="77777777" w:rsidR="00A10DB7" w:rsidRDefault="00A10DB7" w:rsidP="00A10DB7">
      <w:pPr>
        <w:pStyle w:val="BodyText"/>
      </w:pPr>
    </w:p>
    <w:p w14:paraId="436DE653" w14:textId="77777777" w:rsidR="00A10DB7" w:rsidRDefault="00A10DB7" w:rsidP="00A10DB7">
      <w:pPr>
        <w:pStyle w:val="BodyText"/>
      </w:pPr>
      <w:r>
        <w:t>When YouTube launched</w:t>
      </w:r>
      <w:r w:rsidRPr="003A6B67">
        <w:t xml:space="preserve"> </w:t>
      </w:r>
      <w:r>
        <w:t xml:space="preserve">in May 2006, one of the three founders, Steve Chen, posted </w:t>
      </w:r>
      <w:r w:rsidRPr="007E5745">
        <w:t xml:space="preserve">a personal message </w:t>
      </w:r>
      <w:r>
        <w:t>to the email list. ‘</w:t>
      </w:r>
      <w:r w:rsidRPr="00A76FC4">
        <w:t>[We] just launched a new video blogg</w:t>
      </w:r>
      <w:r>
        <w:t xml:space="preserve">ing service at </w:t>
      </w:r>
      <w:r w:rsidRPr="00641551">
        <w:t>www.YouTube.com</w:t>
      </w:r>
      <w:r>
        <w:t>,’ he wrote</w:t>
      </w:r>
    </w:p>
    <w:p w14:paraId="6A29CFAC" w14:textId="77777777" w:rsidR="00A10DB7" w:rsidRDefault="00A10DB7" w:rsidP="00A10DB7">
      <w:pPr>
        <w:pStyle w:val="BlockQuote"/>
      </w:pPr>
      <w:r w:rsidRPr="00A76FC4">
        <w:t>Many of the same questions being asked here, we had also asked ourselves as this is still a nascent area for technology. Given the state of the technologies that video blogging depends on is still in developing stages, we had to answer the questions within these limitations… currently, we feel that bandwidth and storage is not the problem. The biggest obstacle is getting people to learn how to take videos and getting them onto the site.</w:t>
      </w:r>
      <w:r>
        <w:rPr>
          <w:rStyle w:val="FootnoteReference"/>
          <w:szCs w:val="22"/>
        </w:rPr>
        <w:footnoteReference w:id="43"/>
      </w:r>
      <w:r w:rsidRPr="007E5745">
        <w:t xml:space="preserve"> </w:t>
      </w:r>
    </w:p>
    <w:p w14:paraId="6110EB4C" w14:textId="77777777" w:rsidR="00A10DB7" w:rsidRDefault="00A10DB7" w:rsidP="00A10DB7">
      <w:pPr>
        <w:pStyle w:val="BodyText"/>
      </w:pPr>
      <w:r>
        <w:t xml:space="preserve">Interestingly, Chen’s original email didn’t get much attention. Perhaps because it was buried in a thread arguing about definitions of videoblogging, or because at this time many new sites offering easy video hosting solutions were launching. The email from Chen had only a few responses and, as had become increasingly common within the community at that time, they were mostly about technical issues. </w:t>
      </w:r>
      <w:r w:rsidRPr="007E5745">
        <w:t>The initi</w:t>
      </w:r>
      <w:r>
        <w:t xml:space="preserve">al reaction from the community </w:t>
      </w:r>
      <w:r w:rsidRPr="007E5745">
        <w:t>concerned formats, and particularly YouTube’s decision to convert</w:t>
      </w:r>
      <w:r>
        <w:t xml:space="preserve"> </w:t>
      </w:r>
      <w:r w:rsidRPr="007E5745">
        <w:t xml:space="preserve">video submissions to a </w:t>
      </w:r>
      <w:r>
        <w:t>flash video file</w:t>
      </w:r>
      <w:r w:rsidRPr="00076394">
        <w:t>, a proprietary web format owned by Adobe</w:t>
      </w:r>
      <w:r>
        <w:t>.</w:t>
      </w:r>
      <w:r>
        <w:rPr>
          <w:rStyle w:val="FootnoteReference"/>
        </w:rPr>
        <w:footnoteReference w:id="44"/>
      </w:r>
    </w:p>
    <w:p w14:paraId="611FBF70" w14:textId="77777777" w:rsidR="00A10DB7" w:rsidRDefault="00A10DB7" w:rsidP="00A10DB7">
      <w:pPr>
        <w:pStyle w:val="BodyText"/>
      </w:pPr>
    </w:p>
    <w:p w14:paraId="1A001D0F" w14:textId="77777777" w:rsidR="00A10DB7" w:rsidRDefault="00A10DB7" w:rsidP="00A10DB7">
      <w:pPr>
        <w:pStyle w:val="BodyText"/>
      </w:pPr>
      <w:r>
        <w:t xml:space="preserve">The reactions ranged from a </w:t>
      </w:r>
      <w:r w:rsidRPr="007E5745">
        <w:t xml:space="preserve">disappointed </w:t>
      </w:r>
      <w:r>
        <w:t>‘</w:t>
      </w:r>
      <w:r w:rsidRPr="007E5745">
        <w:t>everyone is doing Flash...</w:t>
      </w:r>
      <w:r>
        <w:t>’</w:t>
      </w:r>
      <w:r w:rsidRPr="007E5745">
        <w:t xml:space="preserve"> to the more dismissive; </w:t>
      </w:r>
      <w:r>
        <w:t>‘</w:t>
      </w:r>
      <w:r w:rsidRPr="007E5745">
        <w:t>Flash gives me hives</w:t>
      </w:r>
      <w:r>
        <w:t>’. Flash was a mediocre format, providing an inferior image quality. As Cubitt points out, ‘l</w:t>
      </w:r>
      <w:r w:rsidRPr="007E5745">
        <w:t>ike VHS, and so many other victors of previous format wars, they are only good-enough</w:t>
      </w:r>
      <w:r>
        <w:t>’</w:t>
      </w:r>
      <w:r w:rsidRPr="007E5745">
        <w:t>.</w:t>
      </w:r>
      <w:r>
        <w:t xml:space="preserve"> YouTube’s decision to use interlaced streaming meant that the videobloggers – who valued quality above anything else – were unimpressed. For the average user, however, who just wanted to watch the latest viral video, YouTube was ideal. In an episode of the podcast </w:t>
      </w:r>
      <w:r w:rsidRPr="005077FB">
        <w:rPr>
          <w:i/>
        </w:rPr>
        <w:t>The Web Ahead</w:t>
      </w:r>
      <w:r>
        <w:t xml:space="preserve"> from 2014, Jen Simmons, Ryanne Hodson and Michael Verdi reflected on the beginning of YouTube and particularly how and why it became such a success;</w:t>
      </w:r>
    </w:p>
    <w:p w14:paraId="1167751C" w14:textId="77777777" w:rsidR="00A10DB7" w:rsidRPr="00D9757F" w:rsidRDefault="00A10DB7" w:rsidP="00A10DB7">
      <w:pPr>
        <w:pStyle w:val="BlockQuote"/>
      </w:pPr>
      <w:r>
        <w:t>W</w:t>
      </w:r>
      <w:r w:rsidRPr="00D9757F">
        <w:t xml:space="preserve">hen YouTube started… they did everything we didn’t want to them to do, sort of. [Laughter] But it all turned out. In the end, it was actually... sometimes I think, </w:t>
      </w:r>
      <w:r>
        <w:t>“</w:t>
      </w:r>
      <w:r w:rsidRPr="00D9757F">
        <w:t>Man, they just saw way further than we did.</w:t>
      </w:r>
      <w:r>
        <w:t>”</w:t>
      </w:r>
      <w:r w:rsidRPr="00D9757F">
        <w:t xml:space="preserve"> They had things like... the problem we were trying to solve with the RSS feeds and the downloading the videos, like Jay said, overnight. One of the things that YouTube did at the beg</w:t>
      </w:r>
      <w:r>
        <w:t>inning was, they were like, “We’</w:t>
      </w:r>
      <w:r w:rsidRPr="00D9757F">
        <w:t>re going to make sure that the videos play automatically right away no matter what.</w:t>
      </w:r>
      <w:r>
        <w:t>”</w:t>
      </w:r>
      <w:r w:rsidRPr="00D9757F">
        <w:t xml:space="preserve"> So the </w:t>
      </w:r>
      <w:r>
        <w:t>“</w:t>
      </w:r>
      <w:r w:rsidRPr="00D9757F">
        <w:t>no matter what</w:t>
      </w:r>
      <w:r>
        <w:t>”</w:t>
      </w:r>
      <w:r w:rsidRPr="00D9757F">
        <w:t xml:space="preserve"> meant it had the crappiest quality in the world. It was like, a huge step back in quality and that was one reason why we didn’t ever want to use it at first. Because it just made your videos look like crap… All of a sudden, there were all these people who had never even thought to watch a video on the internet. Like, why would you even try to do that? They now had a reason to see video on the internet and they were like, </w:t>
      </w:r>
      <w:r>
        <w:t>“</w:t>
      </w:r>
      <w:r w:rsidRPr="00D9757F">
        <w:t xml:space="preserve">Oh, I need, whatever, a Flash player. I need a QuickTime plugin. I need a whatever plugin I need to see </w:t>
      </w:r>
      <w:r>
        <w:t>this stuff”</w:t>
      </w:r>
      <w:r w:rsidRPr="00D9757F">
        <w:t>.</w:t>
      </w:r>
      <w:r>
        <w:rPr>
          <w:rStyle w:val="FootnoteReference"/>
        </w:rPr>
        <w:footnoteReference w:id="45"/>
      </w:r>
    </w:p>
    <w:p w14:paraId="4904708A" w14:textId="77777777" w:rsidR="00A10DB7" w:rsidRDefault="00A10DB7" w:rsidP="00A10DB7">
      <w:pPr>
        <w:pStyle w:val="BodyText"/>
      </w:pPr>
      <w:r>
        <w:t>One</w:t>
      </w:r>
      <w:r w:rsidRPr="007E5745">
        <w:t xml:space="preserve"> of the technical limitations </w:t>
      </w:r>
      <w:r>
        <w:t>experienced</w:t>
      </w:r>
      <w:r w:rsidRPr="007E5745">
        <w:t xml:space="preserve"> by the vide</w:t>
      </w:r>
      <w:r>
        <w:t>o</w:t>
      </w:r>
      <w:r w:rsidRPr="007E5745">
        <w:t>bloggers early on, was that producing vi</w:t>
      </w:r>
      <w:r>
        <w:t>deoblogs took a long time</w:t>
      </w:r>
      <w:r w:rsidRPr="007E5745">
        <w:t xml:space="preserve">. With </w:t>
      </w:r>
      <w:r>
        <w:t xml:space="preserve">YouTube, </w:t>
      </w:r>
      <w:r w:rsidRPr="007E5745">
        <w:t xml:space="preserve">this problem </w:t>
      </w:r>
      <w:r>
        <w:t>was</w:t>
      </w:r>
      <w:r w:rsidRPr="007E5745">
        <w:t xml:space="preserve"> </w:t>
      </w:r>
      <w:r>
        <w:t>streamlined</w:t>
      </w:r>
      <w:r w:rsidRPr="007E5745">
        <w:t xml:space="preserve">. The fact that </w:t>
      </w:r>
      <w:r>
        <w:t>non-YouTube videoblogging</w:t>
      </w:r>
      <w:r w:rsidRPr="007E5745">
        <w:t xml:space="preserve"> </w:t>
      </w:r>
      <w:r w:rsidRPr="00FE2917">
        <w:t>took a long time</w:t>
      </w:r>
      <w:r w:rsidRPr="007E5745">
        <w:t xml:space="preserve"> and therefore produced a </w:t>
      </w:r>
      <w:r w:rsidRPr="00FE2917">
        <w:t>higher quality aesthetic</w:t>
      </w:r>
      <w:r w:rsidRPr="007E5745">
        <w:t xml:space="preserve"> than videos uploaded to YouTube,</w:t>
      </w:r>
      <w:r w:rsidRPr="007E5745">
        <w:rPr>
          <w:rStyle w:val="FootnoteReference"/>
          <w:szCs w:val="22"/>
        </w:rPr>
        <w:footnoteReference w:id="46"/>
      </w:r>
      <w:r w:rsidRPr="007E5745">
        <w:t xml:space="preserve"> became one of the defining factors for the videobloggers when attempting to delineate themselves from the rapidly growing community of You</w:t>
      </w:r>
      <w:r>
        <w:t>t</w:t>
      </w:r>
      <w:r w:rsidRPr="007E5745">
        <w:t xml:space="preserve">ubers. The videos posted to YouTube were considered to be of a lower standard than the videos produced by the videobloggers. </w:t>
      </w:r>
      <w:r>
        <w:t>For example, w</w:t>
      </w:r>
      <w:r w:rsidRPr="007E5745">
        <w:t xml:space="preserve">hen I first signed up to the email list (in August 2005, six months after the launch of YouTube), I received plenty of encouragement from other videobloggers, but also quite clear warnings about using YouTube (which was where I had initially posted my videos, for the same reasons as </w:t>
      </w:r>
      <w:r>
        <w:t>‘</w:t>
      </w:r>
      <w:r w:rsidRPr="007E5745">
        <w:t>everyone else</w:t>
      </w:r>
      <w:r>
        <w:t>’</w:t>
      </w:r>
      <w:r w:rsidRPr="007E5745">
        <w:t xml:space="preserve">: it was really easy). One of my first replies said: </w:t>
      </w:r>
      <w:r>
        <w:t>‘</w:t>
      </w:r>
      <w:r w:rsidRPr="007E5745">
        <w:t>congrats on the videoblog.  I suggest you check YouTube’s terms of service.  They’re pretty oppressive.  I would suggest Ourmedia and or Blip.TV.  They respect the creative commons</w:t>
      </w:r>
      <w:r w:rsidRPr="007E5745">
        <w:rPr>
          <w:rStyle w:val="FootnoteReference"/>
          <w:szCs w:val="22"/>
        </w:rPr>
        <w:footnoteReference w:id="47"/>
      </w:r>
      <w:r w:rsidRPr="007E5745">
        <w:t xml:space="preserve"> (or copyright) you assign to your work</w:t>
      </w:r>
      <w:r>
        <w:t>.’</w:t>
      </w:r>
      <w:r>
        <w:rPr>
          <w:rStyle w:val="FootnoteReference"/>
          <w:szCs w:val="22"/>
        </w:rPr>
        <w:footnoteReference w:id="48"/>
      </w:r>
      <w:r w:rsidRPr="007E5745">
        <w:t xml:space="preserve"> </w:t>
      </w:r>
      <w:r>
        <w:t>T</w:t>
      </w:r>
      <w:r w:rsidRPr="007E5745">
        <w:t>he videobloggers had a strong sense of in</w:t>
      </w:r>
      <w:r>
        <w:t>-</w:t>
      </w:r>
      <w:r w:rsidRPr="007E5745">
        <w:t>group/out</w:t>
      </w:r>
      <w:r>
        <w:t>-</w:t>
      </w:r>
      <w:r w:rsidRPr="007E5745">
        <w:t>group, with the individual videoblogger encouraged to fol</w:t>
      </w:r>
      <w:r>
        <w:t xml:space="preserve">low community norms and values, which they manifested through this set of technical norms and practices. </w:t>
      </w:r>
    </w:p>
    <w:p w14:paraId="4A5E2EE8" w14:textId="77777777" w:rsidR="00A10DB7" w:rsidRPr="007E5745" w:rsidRDefault="00A10DB7" w:rsidP="00A10DB7">
      <w:pPr>
        <w:pStyle w:val="BodyText"/>
      </w:pPr>
    </w:p>
    <w:p w14:paraId="1A3A4CC8" w14:textId="77777777" w:rsidR="00A10DB7" w:rsidRDefault="00A10DB7" w:rsidP="00A10DB7">
      <w:pPr>
        <w:pStyle w:val="BodyText"/>
      </w:pPr>
      <w:r>
        <w:t>Other videobloggers</w:t>
      </w:r>
      <w:r w:rsidRPr="007E5745">
        <w:t xml:space="preserve"> did see the potential of YouTube for reaching a wider audience; </w:t>
      </w:r>
      <w:r>
        <w:t>‘</w:t>
      </w:r>
      <w:r w:rsidRPr="007E5745">
        <w:t>video can often receive mass attention if it becomes viral and contagious. Thousands or even millions of people will participate in spreading worthy video clips and try to create video clips that can garner such awesome attention on the Internet</w:t>
      </w:r>
      <w:r>
        <w:t>’</w:t>
      </w:r>
      <w:r w:rsidRPr="007E5745">
        <w:t>.</w:t>
      </w:r>
      <w:r>
        <w:rPr>
          <w:rStyle w:val="FootnoteReference"/>
        </w:rPr>
        <w:footnoteReference w:id="49"/>
      </w:r>
      <w:r>
        <w:t xml:space="preserve"> Th</w:t>
      </w:r>
      <w:r w:rsidRPr="007E5745">
        <w:t xml:space="preserve">e language and opinions varied, from seeing </w:t>
      </w:r>
      <w:r>
        <w:t>what</w:t>
      </w:r>
      <w:r w:rsidRPr="007E5745">
        <w:t xml:space="preserve"> YouTube offered the videobloggers in </w:t>
      </w:r>
      <w:r>
        <w:t xml:space="preserve">terms of </w:t>
      </w:r>
      <w:r w:rsidRPr="007E5745">
        <w:t>getting their work ou</w:t>
      </w:r>
      <w:r>
        <w:t xml:space="preserve">t to a much wider audience, to </w:t>
      </w:r>
      <w:r w:rsidRPr="007E5745">
        <w:t xml:space="preserve">a scepticism about control of content. There was also a strong awareness of the economic </w:t>
      </w:r>
      <w:r>
        <w:t>possibilities</w:t>
      </w:r>
      <w:r w:rsidRPr="007E5745">
        <w:t xml:space="preserve"> in terms of the potential for advertisers </w:t>
      </w:r>
      <w:r>
        <w:t xml:space="preserve">to </w:t>
      </w:r>
      <w:r w:rsidRPr="007E5745">
        <w:t xml:space="preserve">profit from </w:t>
      </w:r>
      <w:r>
        <w:t>‘</w:t>
      </w:r>
      <w:r w:rsidRPr="007E5745">
        <w:t>the millions of workers who sit in front of computers all day</w:t>
      </w:r>
      <w:r>
        <w:t>’</w:t>
      </w:r>
      <w:r w:rsidRPr="007E5745">
        <w:t xml:space="preserve">. </w:t>
      </w:r>
      <w:r w:rsidRPr="00D86BA2">
        <w:rPr>
          <w:lang w:val="en-US"/>
        </w:rPr>
        <w:t>A later email ref</w:t>
      </w:r>
      <w:r>
        <w:rPr>
          <w:lang w:val="en-US"/>
        </w:rPr>
        <w:t>erred to ‘some of the nutty Yout</w:t>
      </w:r>
      <w:r w:rsidRPr="00D86BA2">
        <w:rPr>
          <w:lang w:val="en-US"/>
        </w:rPr>
        <w:t xml:space="preserve">ubers who… were talking of getting several million viewers for their </w:t>
      </w:r>
      <w:r>
        <w:rPr>
          <w:lang w:val="en-US"/>
        </w:rPr>
        <w:t xml:space="preserve">videos. It’s nuts’, as Jay Dedman </w:t>
      </w:r>
      <w:r w:rsidRPr="00D86BA2">
        <w:rPr>
          <w:lang w:val="en-US"/>
        </w:rPr>
        <w:t>wrote</w:t>
      </w:r>
      <w:r>
        <w:rPr>
          <w:lang w:val="en-US"/>
        </w:rPr>
        <w:t xml:space="preserve"> in 2007</w:t>
      </w:r>
      <w:r w:rsidRPr="00D86BA2">
        <w:rPr>
          <w:lang w:val="en-US"/>
        </w:rPr>
        <w:t>.</w:t>
      </w:r>
    </w:p>
    <w:p w14:paraId="49A0479B" w14:textId="77777777" w:rsidR="00A10DB7" w:rsidRDefault="00A10DB7" w:rsidP="00A10DB7">
      <w:pPr>
        <w:pStyle w:val="BodyText"/>
      </w:pPr>
    </w:p>
    <w:p w14:paraId="24E7F2EE" w14:textId="77777777" w:rsidR="00A10DB7" w:rsidRDefault="00A10DB7" w:rsidP="00A10DB7">
      <w:pPr>
        <w:pStyle w:val="BodyText"/>
      </w:pPr>
      <w:r>
        <w:t>The</w:t>
      </w:r>
      <w:r w:rsidRPr="007E5745">
        <w:t xml:space="preserve"> concerns about YouTube within the videob</w:t>
      </w:r>
      <w:r>
        <w:t>logging community in 2005</w:t>
      </w:r>
      <w:r w:rsidRPr="007E5745">
        <w:t xml:space="preserve"> </w:t>
      </w:r>
      <w:r>
        <w:t>were mainly</w:t>
      </w:r>
      <w:r w:rsidRPr="007E5745">
        <w:t xml:space="preserve"> related to technical issues, such as quality of videos, formats and codec</w:t>
      </w:r>
      <w:r>
        <w:t>s. But there were also concerns</w:t>
      </w:r>
      <w:r w:rsidRPr="007E5745">
        <w:t xml:space="preserve"> about ownership and branding, as well as being able to </w:t>
      </w:r>
      <w:r>
        <w:t>retrieve</w:t>
      </w:r>
      <w:r w:rsidRPr="007E5745">
        <w:t xml:space="preserve"> content back out of YouTube after uploading it.</w:t>
      </w:r>
      <w:r>
        <w:t xml:space="preserve"> </w:t>
      </w:r>
      <w:r w:rsidRPr="004F7CDE">
        <w:t>Despite being lauded as one of the most successful web 2.0 start</w:t>
      </w:r>
      <w:r>
        <w:t xml:space="preserve"> ups, Uricchio argues that</w:t>
      </w:r>
      <w:r w:rsidRPr="004F7CDE">
        <w:t xml:space="preserve">, </w:t>
      </w:r>
      <w:r>
        <w:t>‘</w:t>
      </w:r>
      <w:r w:rsidRPr="004F7CDE">
        <w:t xml:space="preserve">while YouTube’s economic model is indeed predicated on participation, it fails the </w:t>
      </w:r>
      <w:r>
        <w:t>‘</w:t>
      </w:r>
      <w:r w:rsidRPr="004F7CDE">
        <w:t>2.0 test</w:t>
      </w:r>
      <w:r>
        <w:t>’</w:t>
      </w:r>
      <w:r w:rsidRPr="004F7CDE">
        <w:t xml:space="preserve"> since users may only upload — and not download — its videos</w:t>
      </w:r>
      <w:r>
        <w:t>’</w:t>
      </w:r>
      <w:r w:rsidRPr="004F7CDE">
        <w:t>.</w:t>
      </w:r>
      <w:r>
        <w:rPr>
          <w:rStyle w:val="FootnoteReference"/>
        </w:rPr>
        <w:footnoteReference w:id="50"/>
      </w:r>
      <w:r w:rsidRPr="004F7CDE">
        <w:t xml:space="preserve"> The ability to download videos might not seem like a deal</w:t>
      </w:r>
      <w:r>
        <w:t xml:space="preserve"> </w:t>
      </w:r>
      <w:r w:rsidRPr="004F7CDE">
        <w:t>breaker for the average user, but within the vid</w:t>
      </w:r>
      <w:r>
        <w:t xml:space="preserve">eoblogging community this was an important </w:t>
      </w:r>
      <w:r w:rsidRPr="004F7CDE">
        <w:t xml:space="preserve">issue, especially for those wanting to use </w:t>
      </w:r>
      <w:r>
        <w:t>FireAnt</w:t>
      </w:r>
      <w:r w:rsidRPr="004F7CDE">
        <w:t>.</w:t>
      </w:r>
      <w:r w:rsidRPr="007E5745">
        <w:t xml:space="preserve"> </w:t>
      </w:r>
      <w:r>
        <w:t>This also raised questions of ownership, with Michael Verdi stating that ‘</w:t>
      </w:r>
      <w:r w:rsidRPr="007E5745">
        <w:t>I don’t get what people like about [YouTube] with their crazy terms of use where you basically give your work away to them</w:t>
      </w:r>
      <w:r>
        <w:t>’</w:t>
      </w:r>
      <w:r w:rsidRPr="007E5745">
        <w:t xml:space="preserve">. The discourse surrounding YouTube is telling, their service is </w:t>
      </w:r>
      <w:r>
        <w:t>‘</w:t>
      </w:r>
      <w:r w:rsidRPr="007E5745">
        <w:t>crappy</w:t>
      </w:r>
      <w:r>
        <w:t>’</w:t>
      </w:r>
      <w:r w:rsidRPr="007E5745">
        <w:t xml:space="preserve">, they </w:t>
      </w:r>
      <w:r>
        <w:t>‘</w:t>
      </w:r>
      <w:r w:rsidRPr="007E5745">
        <w:t>brand</w:t>
      </w:r>
      <w:r>
        <w:t>’</w:t>
      </w:r>
      <w:r w:rsidRPr="007E5745">
        <w:t xml:space="preserve"> your videos with </w:t>
      </w:r>
      <w:r>
        <w:t>‘</w:t>
      </w:r>
      <w:r w:rsidRPr="007E5745">
        <w:t>their</w:t>
      </w:r>
      <w:r>
        <w:t>’</w:t>
      </w:r>
      <w:r w:rsidRPr="007E5745">
        <w:t xml:space="preserve"> logo, they </w:t>
      </w:r>
      <w:r>
        <w:t>‘</w:t>
      </w:r>
      <w:r w:rsidRPr="007E5745">
        <w:t>lock</w:t>
      </w:r>
      <w:r>
        <w:t>’</w:t>
      </w:r>
      <w:r w:rsidRPr="007E5745">
        <w:t xml:space="preserve"> your content down, their terms of service are </w:t>
      </w:r>
      <w:r>
        <w:t>‘</w:t>
      </w:r>
      <w:r w:rsidRPr="007E5745">
        <w:t>crazy</w:t>
      </w:r>
      <w:r>
        <w:t>’</w:t>
      </w:r>
      <w:r w:rsidRPr="007E5745">
        <w:t xml:space="preserve"> and </w:t>
      </w:r>
      <w:r>
        <w:t>‘</w:t>
      </w:r>
      <w:r w:rsidRPr="007E5745">
        <w:t>you</w:t>
      </w:r>
      <w:r>
        <w:t>’</w:t>
      </w:r>
      <w:r w:rsidRPr="007E5745">
        <w:t xml:space="preserve"> end up giving </w:t>
      </w:r>
      <w:r>
        <w:t>‘</w:t>
      </w:r>
      <w:r w:rsidRPr="007E5745">
        <w:t>them</w:t>
      </w:r>
      <w:r>
        <w:t>’ your work for free</w:t>
      </w:r>
      <w:r w:rsidRPr="007E5745">
        <w:t xml:space="preserve">. However, </w:t>
      </w:r>
      <w:r>
        <w:t>the</w:t>
      </w:r>
      <w:r w:rsidRPr="007E5745">
        <w:t xml:space="preserve"> response </w:t>
      </w:r>
      <w:r>
        <w:t xml:space="preserve">from Brad Webb </w:t>
      </w:r>
      <w:r w:rsidRPr="007E5745">
        <w:t xml:space="preserve">perhaps clarifies why YouTube – despite these concerns within the videoblogging community – became as successful as it did. As Webb argued, </w:t>
      </w:r>
      <w:r>
        <w:t>‘</w:t>
      </w:r>
      <w:r w:rsidRPr="007E5745">
        <w:t>it works, works fast, and users are generally willing to sacrifice quality and freedom for ‘just wo</w:t>
      </w:r>
      <w:r>
        <w:t>rking’... They also remove the “</w:t>
      </w:r>
      <w:r w:rsidRPr="007E5745">
        <w:t>what ver</w:t>
      </w:r>
      <w:r>
        <w:t xml:space="preserve">sion of plugin XYZ am I running” </w:t>
      </w:r>
      <w:r w:rsidRPr="007E5745">
        <w:t>headache</w:t>
      </w:r>
      <w:r>
        <w:t>’.</w:t>
      </w:r>
      <w:r>
        <w:rPr>
          <w:rStyle w:val="FootnoteReference"/>
        </w:rPr>
        <w:footnoteReference w:id="51"/>
      </w:r>
    </w:p>
    <w:p w14:paraId="715F6455" w14:textId="77777777" w:rsidR="00A10DB7" w:rsidRDefault="00A10DB7" w:rsidP="00A10DB7">
      <w:pPr>
        <w:pStyle w:val="BodyText"/>
      </w:pPr>
    </w:p>
    <w:p w14:paraId="739902D8" w14:textId="77777777" w:rsidR="00A10DB7" w:rsidRPr="007E5745" w:rsidRDefault="00A10DB7" w:rsidP="00A10DB7">
      <w:pPr>
        <w:pStyle w:val="BodyText"/>
      </w:pPr>
      <w:r>
        <w:t>In</w:t>
      </w:r>
      <w:r w:rsidRPr="007E5745">
        <w:t xml:space="preserve"> trying to explain why YouTube appears so easy to use, Verdi and Webb </w:t>
      </w:r>
      <w:r>
        <w:t xml:space="preserve">use </w:t>
      </w:r>
      <w:r w:rsidRPr="007E5745">
        <w:t xml:space="preserve">a discourse of </w:t>
      </w:r>
      <w:r>
        <w:t>‘</w:t>
      </w:r>
      <w:r w:rsidRPr="007E5745">
        <w:t>us</w:t>
      </w:r>
      <w:r>
        <w:t>’</w:t>
      </w:r>
      <w:r w:rsidRPr="007E5745">
        <w:t xml:space="preserve"> versus </w:t>
      </w:r>
      <w:r>
        <w:t>‘</w:t>
      </w:r>
      <w:r w:rsidRPr="007E5745">
        <w:t>them</w:t>
      </w:r>
      <w:r>
        <w:t>’.</w:t>
      </w:r>
      <w:r w:rsidRPr="007E5745">
        <w:t xml:space="preserve"> </w:t>
      </w:r>
      <w:r>
        <w:t>They display</w:t>
      </w:r>
      <w:r w:rsidRPr="007E5745">
        <w:t xml:space="preserve"> an assumed superiority about the videoblogger’s technical understa</w:t>
      </w:r>
      <w:r>
        <w:t>nding and aesthetic sensibility, in contrast to the Yout</w:t>
      </w:r>
      <w:r w:rsidRPr="007E5745">
        <w:t xml:space="preserve">uber, or the </w:t>
      </w:r>
      <w:r>
        <w:t>‘</w:t>
      </w:r>
      <w:r w:rsidRPr="007E5745">
        <w:t>average user</w:t>
      </w:r>
      <w:r>
        <w:t>’, who would be</w:t>
      </w:r>
      <w:r w:rsidRPr="007E5745">
        <w:t xml:space="preserve"> </w:t>
      </w:r>
      <w:r>
        <w:t>‘</w:t>
      </w:r>
      <w:r w:rsidRPr="007E5745">
        <w:t>willing to sacrifice quality and freedom</w:t>
      </w:r>
      <w:r>
        <w:t>’</w:t>
      </w:r>
      <w:r w:rsidRPr="007E5745">
        <w:t xml:space="preserve">, for a user experience that </w:t>
      </w:r>
      <w:r>
        <w:t>‘</w:t>
      </w:r>
      <w:r w:rsidRPr="007E5745">
        <w:t>just works</w:t>
      </w:r>
      <w:r>
        <w:t>’. The videoblogger</w:t>
      </w:r>
      <w:r w:rsidRPr="007E5745">
        <w:t xml:space="preserve"> </w:t>
      </w:r>
      <w:r>
        <w:t>is positioned as up-to-</w:t>
      </w:r>
      <w:r w:rsidRPr="007E5745">
        <w:t xml:space="preserve">date with technical developments– they </w:t>
      </w:r>
      <w:r>
        <w:t>‘</w:t>
      </w:r>
      <w:r w:rsidRPr="007E5745">
        <w:t>actually follow these things and care</w:t>
      </w:r>
      <w:r>
        <w:t>’</w:t>
      </w:r>
      <w:r w:rsidRPr="007E5745">
        <w:t xml:space="preserve"> – and so the </w:t>
      </w:r>
      <w:r>
        <w:t xml:space="preserve">apparent problem of </w:t>
      </w:r>
      <w:r w:rsidRPr="007E5745">
        <w:t xml:space="preserve">rapid changes in codecs and format </w:t>
      </w:r>
      <w:r>
        <w:t>‘</w:t>
      </w:r>
      <w:r w:rsidRPr="007E5745">
        <w:t>isn’t an issue</w:t>
      </w:r>
      <w:r>
        <w:t>’ for them</w:t>
      </w:r>
      <w:r w:rsidRPr="007E5745">
        <w:t xml:space="preserve">. Here we can see the construction of a discourse that </w:t>
      </w:r>
      <w:r>
        <w:t>places</w:t>
      </w:r>
      <w:r w:rsidRPr="007E5745">
        <w:t xml:space="preserve"> YouTube on one hand and the videobloggers on the other in terms </w:t>
      </w:r>
      <w:r>
        <w:t>of different cultural practices</w:t>
      </w:r>
      <w:r w:rsidRPr="007E5745">
        <w:t xml:space="preserve"> distinctive to each. YouTube’s focus on content that attracts audiences, with video that is low quality (in technical as well as cultural terms), in order to attract </w:t>
      </w:r>
      <w:r>
        <w:t>audiences, advertisers</w:t>
      </w:r>
      <w:r w:rsidRPr="007E5745">
        <w:t xml:space="preserve"> </w:t>
      </w:r>
      <w:r>
        <w:t xml:space="preserve">and </w:t>
      </w:r>
      <w:r w:rsidRPr="007E5745">
        <w:t>corporate sponsorships</w:t>
      </w:r>
      <w:r>
        <w:t>,</w:t>
      </w:r>
      <w:r w:rsidRPr="007E5745">
        <w:t xml:space="preserve"> whereas the </w:t>
      </w:r>
      <w:r>
        <w:t>‘</w:t>
      </w:r>
      <w:r w:rsidRPr="007E5745">
        <w:t>craft</w:t>
      </w:r>
      <w:r>
        <w:t>’</w:t>
      </w:r>
      <w:r w:rsidRPr="007E5745">
        <w:t xml:space="preserve"> of </w:t>
      </w:r>
      <w:r>
        <w:t>the videoblogging community lay</w:t>
      </w:r>
      <w:r w:rsidRPr="007E5745">
        <w:t xml:space="preserve"> in being able to negotiate a complex technical constellation</w:t>
      </w:r>
      <w:r>
        <w:t xml:space="preserve"> and produce a distinctive, creative aesthetic</w:t>
      </w:r>
      <w:r w:rsidRPr="007E5745">
        <w:t xml:space="preserve">. </w:t>
      </w:r>
    </w:p>
    <w:p w14:paraId="500EFCF2" w14:textId="77777777" w:rsidR="00A10DB7" w:rsidRDefault="00A10DB7" w:rsidP="00A10DB7">
      <w:pPr>
        <w:pStyle w:val="BodyText"/>
      </w:pPr>
    </w:p>
    <w:p w14:paraId="6A0AC014" w14:textId="77777777" w:rsidR="00A10DB7" w:rsidRPr="003356CD" w:rsidRDefault="00A10DB7" w:rsidP="00A10DB7">
      <w:pPr>
        <w:pStyle w:val="BodyText"/>
      </w:pPr>
      <w:r w:rsidRPr="007E5745">
        <w:t xml:space="preserve">YouTube </w:t>
      </w:r>
      <w:r>
        <w:t>was now</w:t>
      </w:r>
      <w:r w:rsidRPr="007E5745">
        <w:t xml:space="preserve"> positioned as the </w:t>
      </w:r>
      <w:r w:rsidRPr="007E5745">
        <w:rPr>
          <w:i/>
        </w:rPr>
        <w:t>other</w:t>
      </w:r>
      <w:r w:rsidRPr="007E5745">
        <w:t xml:space="preserve"> against which the videobloggers </w:t>
      </w:r>
      <w:r>
        <w:t>defined</w:t>
      </w:r>
      <w:r w:rsidRPr="007E5745">
        <w:t xml:space="preserve"> themselves</w:t>
      </w:r>
      <w:r>
        <w:t xml:space="preserve"> and their practice</w:t>
      </w:r>
      <w:r w:rsidRPr="007E5745">
        <w:t>.</w:t>
      </w:r>
      <w:r>
        <w:t xml:space="preserve"> A distinction was drawn between control and freedom, with the videobloggers keen to protect and maximise the autonomy that they had outside of the YouTube platform. V</w:t>
      </w:r>
      <w:r w:rsidRPr="007E5745">
        <w:t xml:space="preserve">ideobloggers </w:t>
      </w:r>
      <w:r>
        <w:t>tended t</w:t>
      </w:r>
      <w:r w:rsidRPr="007E5745">
        <w:t xml:space="preserve">o host their videos on sites such as archive.org, ourmedia.org and blip.tv, or even pay for their own hosting and domains.  </w:t>
      </w:r>
      <w:r>
        <w:t>I</w:t>
      </w:r>
      <w:r w:rsidRPr="007E5745">
        <w:t>n general</w:t>
      </w:r>
      <w:r>
        <w:t>,</w:t>
      </w:r>
      <w:r w:rsidRPr="007E5745">
        <w:t xml:space="preserve"> these issues </w:t>
      </w:r>
      <w:r>
        <w:t xml:space="preserve">related to self-hosting </w:t>
      </w:r>
      <w:r w:rsidRPr="007E5745">
        <w:t>were accepted as part and parcel of retaining ownership of their content. This individuali</w:t>
      </w:r>
      <w:r>
        <w:t>stic and sometimes libertarian-</w:t>
      </w:r>
      <w:r w:rsidRPr="007E5745">
        <w:t xml:space="preserve">leaning </w:t>
      </w:r>
      <w:r>
        <w:t xml:space="preserve">attitude </w:t>
      </w:r>
      <w:r w:rsidRPr="007E5745">
        <w:t xml:space="preserve">formed </w:t>
      </w:r>
      <w:r>
        <w:t xml:space="preserve">an important </w:t>
      </w:r>
      <w:r w:rsidRPr="007E5745">
        <w:t>part of the subject position of the videoblogger and the articulation through which their cultural practice was often expressed.</w:t>
      </w:r>
      <w:r>
        <w:t xml:space="preserve"> Pierre Bourdieu in his</w:t>
      </w:r>
      <w:r w:rsidRPr="00405C96">
        <w:t xml:space="preserve"> work on the sociology of photography, </w:t>
      </w:r>
      <w:r>
        <w:t>argues</w:t>
      </w:r>
      <w:r w:rsidRPr="00405C96">
        <w:t xml:space="preserve"> that this </w:t>
      </w:r>
      <w:r>
        <w:t xml:space="preserve">type of </w:t>
      </w:r>
      <w:r w:rsidRPr="00405C96">
        <w:t>relationship is ‘a mediate relationship, because it always includes the reference to the relationship that the members of the other social classes [in this case, YouTube] have to photography [in this case, videoblogging]’ (Bourdieu [1965] 1991: 132). Bourdieu argues that one class of photographers’ relationship to photography is a different relationship</w:t>
      </w:r>
      <w:r>
        <w:t>, for instance,</w:t>
      </w:r>
      <w:r w:rsidRPr="00405C96">
        <w:t xml:space="preserve"> than that of the </w:t>
      </w:r>
      <w:r w:rsidRPr="00405C96">
        <w:rPr>
          <w:i/>
        </w:rPr>
        <w:t>petit bourgeois</w:t>
      </w:r>
      <w:r>
        <w:t>.</w:t>
      </w:r>
      <w:r w:rsidRPr="00405C96">
        <w:t xml:space="preserve"> </w:t>
      </w:r>
      <w:r>
        <w:t>W</w:t>
      </w:r>
      <w:r w:rsidRPr="00405C96">
        <w:t xml:space="preserve">hereas the peasant ‘senses the particularity of his condition’, Bourdieu argues, the </w:t>
      </w:r>
      <w:r w:rsidRPr="00405C96">
        <w:rPr>
          <w:i/>
        </w:rPr>
        <w:t>petit bourgeois</w:t>
      </w:r>
      <w:r w:rsidRPr="00405C96">
        <w:t xml:space="preserve"> ‘seek to ennoble themselves culturally by attempting to ennoble photography’ (Bourdieu [1965] 1991: 132). He further argues that the </w:t>
      </w:r>
      <w:r w:rsidRPr="00405C96">
        <w:rPr>
          <w:i/>
        </w:rPr>
        <w:t>petit bourgeois</w:t>
      </w:r>
      <w:r w:rsidRPr="00405C96">
        <w:t xml:space="preserve">, ‘find within the disciplines of the sect that body of technical and aesthetic rules of which they deprived themselves when they rejected as vulgar the rules that govern popular practice’ (Bourdieu [1965] 1991: 132). Thus, the rejection by the videobloggers of the </w:t>
      </w:r>
      <w:r>
        <w:t xml:space="preserve">low </w:t>
      </w:r>
      <w:r w:rsidRPr="00405C96">
        <w:t xml:space="preserve">technical and aesthetic </w:t>
      </w:r>
      <w:r>
        <w:t>standards</w:t>
      </w:r>
      <w:r w:rsidRPr="00405C96">
        <w:t xml:space="preserve"> associated with posting videos to YouTube becomes part of the very definition of the </w:t>
      </w:r>
      <w:r>
        <w:t>high</w:t>
      </w:r>
      <w:r w:rsidRPr="00405C96">
        <w:t xml:space="preserve"> technical and aesthetic</w:t>
      </w:r>
      <w:r w:rsidRPr="003356CD">
        <w:t xml:space="preserve"> </w:t>
      </w:r>
      <w:r w:rsidRPr="00405C96">
        <w:t xml:space="preserve">quality that make videoblogging somehow </w:t>
      </w:r>
      <w:r w:rsidRPr="00405C96">
        <w:rPr>
          <w:i/>
        </w:rPr>
        <w:t>better</w:t>
      </w:r>
      <w:r w:rsidRPr="00405C96">
        <w:t>, or more ‘noble’</w:t>
      </w:r>
      <w:r>
        <w:t>.</w:t>
      </w:r>
      <w:r w:rsidRPr="00405C96">
        <w:t xml:space="preserve"> </w:t>
      </w:r>
      <w:r>
        <w:t>I</w:t>
      </w:r>
      <w:r w:rsidRPr="00405C96">
        <w:t xml:space="preserve">t also cemented YouTube as videoblogging’s </w:t>
      </w:r>
      <w:r w:rsidRPr="004D0915">
        <w:t>other</w:t>
      </w:r>
      <w:r w:rsidRPr="00405C96">
        <w:t>.</w:t>
      </w:r>
    </w:p>
    <w:p w14:paraId="3977BC3F" w14:textId="77777777" w:rsidR="00A10DB7" w:rsidRPr="007E5745" w:rsidRDefault="00A10DB7" w:rsidP="00A10DB7">
      <w:pPr>
        <w:pStyle w:val="BodyText"/>
      </w:pPr>
    </w:p>
    <w:p w14:paraId="417D95D4" w14:textId="77777777" w:rsidR="00A10DB7" w:rsidRPr="007E5745" w:rsidRDefault="00A10DB7" w:rsidP="00A10DB7">
      <w:pPr>
        <w:pStyle w:val="BodyText"/>
      </w:pPr>
      <w:r>
        <w:t>As with most creative communities, the videobloggers organised a number of events over the years</w:t>
      </w:r>
      <w:r w:rsidRPr="007E5745">
        <w:t xml:space="preserve">. </w:t>
      </w:r>
      <w:r>
        <w:t>These aimed</w:t>
      </w:r>
      <w:r w:rsidRPr="007E5745">
        <w:t xml:space="preserve"> to develop the community activities, but also </w:t>
      </w:r>
      <w:r>
        <w:t xml:space="preserve">to </w:t>
      </w:r>
      <w:r w:rsidRPr="007E5745">
        <w:t xml:space="preserve">raise the </w:t>
      </w:r>
      <w:r>
        <w:t>public profile of videoblogging. For example,</w:t>
      </w:r>
      <w:r w:rsidRPr="007E5745">
        <w:t xml:space="preserve"> in June 2005, the videoblogging community arranged a</w:t>
      </w:r>
      <w:r>
        <w:t xml:space="preserve">nd hosted the first Vloggercon </w:t>
      </w:r>
      <w:r w:rsidRPr="007E5745">
        <w:t>conference.</w:t>
      </w:r>
      <w:r w:rsidRPr="007E5745">
        <w:rPr>
          <w:rStyle w:val="FootnoteReference"/>
          <w:szCs w:val="22"/>
        </w:rPr>
        <w:footnoteReference w:id="52"/>
      </w:r>
      <w:r w:rsidRPr="007E5745">
        <w:t xml:space="preserve"> The two-day event was held in New York</w:t>
      </w:r>
      <w:r>
        <w:t xml:space="preserve"> and</w:t>
      </w:r>
      <w:r w:rsidRPr="007E5745">
        <w:t xml:space="preserve"> included speakers such as </w:t>
      </w:r>
      <w:r>
        <w:t>email</w:t>
      </w:r>
      <w:r w:rsidRPr="007E5745">
        <w:t xml:space="preserve"> list co-founder Pet</w:t>
      </w:r>
      <w:r>
        <w:t>er van Dijck, Rocketboom-founder</w:t>
      </w:r>
      <w:r w:rsidRPr="007E5745">
        <w:t xml:space="preserve"> Andrew Michael Baron, J</w:t>
      </w:r>
      <w:r>
        <w:t>.</w:t>
      </w:r>
      <w:r w:rsidRPr="007E5745">
        <w:t>D</w:t>
      </w:r>
      <w:r>
        <w:t>.</w:t>
      </w:r>
      <w:r w:rsidRPr="007E5745">
        <w:t xml:space="preserve"> Lasica and a number of the core videoblogging community members.</w:t>
      </w:r>
      <w:r w:rsidRPr="007E5745">
        <w:rPr>
          <w:rStyle w:val="FootnoteReference"/>
          <w:szCs w:val="22"/>
        </w:rPr>
        <w:footnoteReference w:id="53"/>
      </w:r>
      <w:r w:rsidRPr="007E5745">
        <w:t xml:space="preserve"> On a panel called ‘Tools’, a group of developers were presenting their various apps to an audience of videobloggers. </w:t>
      </w:r>
      <w:r>
        <w:t>Josh</w:t>
      </w:r>
      <w:r w:rsidRPr="007E5745">
        <w:t xml:space="preserve"> Kinberg presented </w:t>
      </w:r>
      <w:r>
        <w:t>FireAnt</w:t>
      </w:r>
      <w:r w:rsidRPr="007E5745">
        <w:t xml:space="preserve">, which was already a darling of the videoblogging community, Graham Stanley presented the idea hosting/distribution platform </w:t>
      </w:r>
      <w:r w:rsidRPr="007E5745">
        <w:rPr>
          <w:i/>
        </w:rPr>
        <w:t>V blog central</w:t>
      </w:r>
      <w:r w:rsidRPr="007E5745">
        <w:t xml:space="preserve"> and Daniell Krawczyk outlined the premise behind </w:t>
      </w:r>
      <w:r w:rsidRPr="007E5745">
        <w:rPr>
          <w:i/>
        </w:rPr>
        <w:t>Digital Bicycle</w:t>
      </w:r>
      <w:r w:rsidRPr="007E5745">
        <w:t xml:space="preserve">, a service </w:t>
      </w:r>
      <w:r>
        <w:t>that</w:t>
      </w:r>
      <w:r w:rsidRPr="007E5745">
        <w:t xml:space="preserve"> compressed videoblogs into a video format with high</w:t>
      </w:r>
      <w:r>
        <w:t>-</w:t>
      </w:r>
      <w:r w:rsidRPr="007E5745">
        <w:t xml:space="preserve">enough resolution to be (re)playable through broadcast </w:t>
      </w:r>
      <w:r>
        <w:t>television</w:t>
      </w:r>
      <w:r w:rsidRPr="007E5745">
        <w:t>.</w:t>
      </w:r>
      <w:r>
        <w:rPr>
          <w:rStyle w:val="FootnoteReference"/>
          <w:szCs w:val="22"/>
        </w:rPr>
        <w:footnoteReference w:id="54"/>
      </w:r>
      <w:r w:rsidRPr="007E5745">
        <w:t xml:space="preserve"> </w:t>
      </w:r>
    </w:p>
    <w:p w14:paraId="09E9B0CC" w14:textId="77777777" w:rsidR="00A10DB7" w:rsidRDefault="00A10DB7" w:rsidP="00A10DB7">
      <w:pPr>
        <w:pStyle w:val="BodyText"/>
      </w:pPr>
    </w:p>
    <w:p w14:paraId="65304039" w14:textId="77777777" w:rsidR="00A10DB7" w:rsidRPr="007E5745" w:rsidRDefault="00A10DB7" w:rsidP="00A10DB7">
      <w:pPr>
        <w:pStyle w:val="BodyText"/>
      </w:pPr>
      <w:r>
        <w:t>T</w:t>
      </w:r>
      <w:r w:rsidRPr="007E5745">
        <w:t xml:space="preserve">he videoblogging community </w:t>
      </w:r>
      <w:r>
        <w:t xml:space="preserve">also </w:t>
      </w:r>
      <w:r w:rsidRPr="007E5745">
        <w:t xml:space="preserve">organised </w:t>
      </w:r>
      <w:r w:rsidRPr="007E5745">
        <w:rPr>
          <w:i/>
        </w:rPr>
        <w:t>Pixelodeon</w:t>
      </w:r>
      <w:r w:rsidRPr="00135F5A">
        <w:t xml:space="preserve"> </w:t>
      </w:r>
      <w:r>
        <w:t>in June 2007</w:t>
      </w:r>
      <w:r w:rsidRPr="007E5745">
        <w:t>, the first indepen</w:t>
      </w:r>
      <w:r>
        <w:t xml:space="preserve">dent video festival for internet film, </w:t>
      </w:r>
      <w:r w:rsidRPr="007E5745">
        <w:t xml:space="preserve">held over a weekend at the American Film Institute in </w:t>
      </w:r>
      <w:r>
        <w:t>Los Angeles</w:t>
      </w:r>
      <w:r w:rsidRPr="007E5745">
        <w:t>. The event combined speakers and presentations, workshops and social gatherings with screenings o</w:t>
      </w:r>
      <w:r>
        <w:t>f videoblogs, all curated by mem</w:t>
      </w:r>
      <w:r w:rsidRPr="007E5745">
        <w:t>bers of the videoblogging community. The Vloggies were the videoblogging community’s award show, which was first held in San Francisco in 2006. PodTech produced the event, but it was the brainchild of Irina Slutsky and many of the videobloggers were both nominated and won awards at the event (including Casey</w:t>
      </w:r>
      <w:r>
        <w:t xml:space="preserve"> McKinnon</w:t>
      </w:r>
      <w:r w:rsidRPr="007E5745">
        <w:t xml:space="preserve">, Roxanne </w:t>
      </w:r>
      <w:r>
        <w:t xml:space="preserve">Darling </w:t>
      </w:r>
      <w:r w:rsidRPr="007E5745">
        <w:t>and Ryanne</w:t>
      </w:r>
      <w:r>
        <w:t xml:space="preserve"> Hodson</w:t>
      </w:r>
      <w:r w:rsidRPr="007E5745">
        <w:t>).</w:t>
      </w:r>
      <w:r w:rsidRPr="007E5745">
        <w:rPr>
          <w:rStyle w:val="FootnoteReference"/>
          <w:szCs w:val="22"/>
        </w:rPr>
        <w:footnoteReference w:id="55"/>
      </w:r>
      <w:r w:rsidRPr="007E5745">
        <w:t xml:space="preserve"> </w:t>
      </w:r>
    </w:p>
    <w:p w14:paraId="071CBACE" w14:textId="77777777" w:rsidR="00A10DB7" w:rsidRDefault="00A10DB7" w:rsidP="00A10DB7">
      <w:pPr>
        <w:pStyle w:val="BodyText"/>
      </w:pPr>
    </w:p>
    <w:p w14:paraId="74371A1E" w14:textId="77777777" w:rsidR="00A10DB7" w:rsidRPr="007E5745" w:rsidRDefault="00A10DB7" w:rsidP="00A10DB7">
      <w:pPr>
        <w:pStyle w:val="BodyText"/>
      </w:pPr>
      <w:r w:rsidRPr="007E5745">
        <w:t>In 2008, the activity on the videoblogging email list started to wane, and by early 2010 the list was receiving fewer than 100 emails p</w:t>
      </w:r>
      <w:r>
        <w:t>er month. By late 2014 the list wa</w:t>
      </w:r>
      <w:r w:rsidRPr="007E5745">
        <w:t>s receiving less than 100 emails p</w:t>
      </w:r>
      <w:r>
        <w:t>e</w:t>
      </w:r>
      <w:r w:rsidRPr="007E5745">
        <w:t>r year (total of 45 emails were sent to the list in 2013). On June 1</w:t>
      </w:r>
      <w:r w:rsidRPr="00E6739C">
        <w:t>st</w:t>
      </w:r>
      <w:r w:rsidRPr="007E5745">
        <w:t xml:space="preserve"> 2014 the list’s ten year anniversary was marked with a sudden burst of activity. </w:t>
      </w:r>
      <w:r>
        <w:t>‘</w:t>
      </w:r>
      <w:r w:rsidRPr="007E5745">
        <w:t>Happy anniversary!</w:t>
      </w:r>
      <w:r>
        <w:t>’</w:t>
      </w:r>
      <w:r w:rsidRPr="007E5745">
        <w:t xml:space="preserve"> Richard </w:t>
      </w:r>
      <w:r>
        <w:t xml:space="preserve">Hall </w:t>
      </w:r>
      <w:r w:rsidRPr="007E5745">
        <w:t xml:space="preserve">wrote, </w:t>
      </w:r>
      <w:r>
        <w:t>‘this</w:t>
      </w:r>
      <w:r w:rsidRPr="007E5745">
        <w:t xml:space="preserve"> Yahoo</w:t>
      </w:r>
      <w:r>
        <w:t xml:space="preserve"> </w:t>
      </w:r>
      <w:r w:rsidRPr="007E5745">
        <w:t>group and my video blogging experience was (is) a highlight of my life</w:t>
      </w:r>
      <w:r>
        <w:t>’.</w:t>
      </w:r>
      <w:r w:rsidRPr="007E5745">
        <w:t xml:space="preserve"> </w:t>
      </w:r>
      <w:r>
        <w:t>‘</w:t>
      </w:r>
      <w:r w:rsidRPr="007E5745">
        <w:t>It was wonderful to enjoy that brief period of collective excitement,</w:t>
      </w:r>
      <w:r>
        <w:t>’</w:t>
      </w:r>
      <w:r w:rsidRPr="007E5745">
        <w:t xml:space="preserve"> Rupert </w:t>
      </w:r>
      <w:r>
        <w:t xml:space="preserve">Howe </w:t>
      </w:r>
      <w:r w:rsidRPr="007E5745">
        <w:t xml:space="preserve">wrote, </w:t>
      </w:r>
      <w:r>
        <w:t>‘</w:t>
      </w:r>
      <w:r w:rsidRPr="007E5745">
        <w:t>I would like it if I could find a similar group of video hackers, experimenting with the new technology that’s available to us now</w:t>
      </w:r>
      <w:r>
        <w:t>’</w:t>
      </w:r>
      <w:r w:rsidRPr="007E5745">
        <w:t xml:space="preserve">. </w:t>
      </w:r>
      <w:r>
        <w:t>‘</w:t>
      </w:r>
      <w:r w:rsidRPr="007E5745">
        <w:t>Remember my life in five second increments?</w:t>
      </w:r>
      <w:r>
        <w:t>’</w:t>
      </w:r>
      <w:r w:rsidRPr="007E5745">
        <w:t xml:space="preserve"> Susan </w:t>
      </w:r>
      <w:r>
        <w:t>Pitman reflected.</w:t>
      </w:r>
      <w:r w:rsidRPr="007E5745">
        <w:t xml:space="preserve"> Mostly, the comments reflected how far online video has travelled since 2004; </w:t>
      </w:r>
      <w:r>
        <w:t>‘</w:t>
      </w:r>
      <w:r w:rsidRPr="007E5745">
        <w:t>online video is EASY now. What’s video (and tech) going to be like in 10 more years? Yikes!</w:t>
      </w:r>
      <w:r>
        <w:t>’</w:t>
      </w:r>
      <w:r w:rsidRPr="007E5745">
        <w:t xml:space="preserve"> and how the videoblogging experience had impacted their lives; </w:t>
      </w:r>
      <w:r>
        <w:t>‘</w:t>
      </w:r>
      <w:r w:rsidRPr="007E5745">
        <w:t>I went on to use my videoblogging skills in several jobs, and have managed to keep most of my archive together on my YouTube channel</w:t>
      </w:r>
      <w:r>
        <w:t xml:space="preserve">,’ said one videoblogger. </w:t>
      </w:r>
    </w:p>
    <w:p w14:paraId="00F1F454" w14:textId="77777777" w:rsidR="00A10DB7" w:rsidRDefault="00A10DB7" w:rsidP="00A10DB7">
      <w:pPr>
        <w:pStyle w:val="BodyText"/>
      </w:pPr>
    </w:p>
    <w:p w14:paraId="5D36DEB4" w14:textId="77777777" w:rsidR="00A10DB7" w:rsidRDefault="00A10DB7" w:rsidP="00A10DB7">
      <w:pPr>
        <w:pStyle w:val="BodyText"/>
      </w:pPr>
      <w:r w:rsidRPr="007E5745">
        <w:t xml:space="preserve">The anniversary </w:t>
      </w:r>
      <w:r>
        <w:t xml:space="preserve">was </w:t>
      </w:r>
      <w:r w:rsidRPr="007E5745">
        <w:t xml:space="preserve">also </w:t>
      </w:r>
      <w:r>
        <w:t xml:space="preserve">an opportunity for </w:t>
      </w:r>
      <w:r w:rsidRPr="007E5745">
        <w:t>reflecting on what happened to the communit</w:t>
      </w:r>
      <w:r>
        <w:t>y and how and why it dispersed. One member stated that;</w:t>
      </w:r>
    </w:p>
    <w:p w14:paraId="1D0A9555" w14:textId="77777777" w:rsidR="00A10DB7" w:rsidRDefault="00A10DB7" w:rsidP="00A10DB7">
      <w:pPr>
        <w:pStyle w:val="BlockQuote"/>
      </w:pPr>
      <w:r>
        <w:t>It’s</w:t>
      </w:r>
      <w:r w:rsidRPr="007E5745">
        <w:t xml:space="preserve"> interesting as </w:t>
      </w:r>
      <w:r>
        <w:t xml:space="preserve">a </w:t>
      </w:r>
      <w:r w:rsidRPr="007E5745">
        <w:t>group of people with the shared common goals of posting video on the Internet in an easy way and in some cases, not all, wanting to monetize that content</w:t>
      </w:r>
      <w:r>
        <w:t>.</w:t>
      </w:r>
      <w:r w:rsidRPr="007E5745">
        <w:t xml:space="preserve"> </w:t>
      </w:r>
      <w:r>
        <w:t>W</w:t>
      </w:r>
      <w:r w:rsidRPr="007E5745">
        <w:t xml:space="preserve">e were a very active group. Once uploading video became pretty effortless our activity as a community became less. Coupling that with Twitter and Facebook making it even easier to find and share information about web video the group </w:t>
      </w:r>
      <w:r>
        <w:t>all but stopped.</w:t>
      </w:r>
      <w:r>
        <w:rPr>
          <w:rStyle w:val="FootnoteReference"/>
        </w:rPr>
        <w:footnoteReference w:id="56"/>
      </w:r>
    </w:p>
    <w:p w14:paraId="3A0F9913" w14:textId="77777777" w:rsidR="00A10DB7" w:rsidRPr="007E5745" w:rsidRDefault="00A10DB7" w:rsidP="00A10DB7">
      <w:pPr>
        <w:pStyle w:val="BodyText"/>
      </w:pPr>
      <w:r>
        <w:t>I privately emailed Jay Dedman</w:t>
      </w:r>
      <w:r w:rsidRPr="007E5745">
        <w:t xml:space="preserve"> </w:t>
      </w:r>
      <w:r>
        <w:t>and asked him about the missing details in the history of</w:t>
      </w:r>
      <w:r w:rsidRPr="007E5745">
        <w:t xml:space="preserve"> </w:t>
      </w:r>
      <w:r>
        <w:t>FireAnt</w:t>
      </w:r>
      <w:r w:rsidRPr="007E5745">
        <w:t xml:space="preserve">. He told me </w:t>
      </w:r>
      <w:r>
        <w:t>that what</w:t>
      </w:r>
      <w:r w:rsidRPr="007E5745">
        <w:t xml:space="preserve"> had started as a </w:t>
      </w:r>
      <w:r>
        <w:t>‘</w:t>
      </w:r>
      <w:r w:rsidRPr="007E5745">
        <w:t>fun project… just a RSS reader for video… Cool for our community but not a big deal</w:t>
      </w:r>
      <w:r>
        <w:t>’,</w:t>
      </w:r>
      <w:r>
        <w:rPr>
          <w:rStyle w:val="FootnoteReference"/>
          <w:szCs w:val="22"/>
        </w:rPr>
        <w:footnoteReference w:id="57"/>
      </w:r>
      <w:r w:rsidRPr="007E5745">
        <w:t xml:space="preserve"> had grown and reached its tipping point, when one of the founders suggested bringing in some </w:t>
      </w:r>
      <w:r>
        <w:t>‘</w:t>
      </w:r>
      <w:r w:rsidRPr="007E5745">
        <w:t>business guys he knew. It was indeed heady times. Y</w:t>
      </w:r>
      <w:r>
        <w:t xml:space="preserve">ouTube was just bought for $1 </w:t>
      </w:r>
      <w:r w:rsidRPr="007E5745">
        <w:t>billion</w:t>
      </w:r>
      <w:r>
        <w:t>.’</w:t>
      </w:r>
      <w:r w:rsidRPr="007E5745">
        <w:t xml:space="preserve"> It is interesting that </w:t>
      </w:r>
      <w:r>
        <w:t>Dedman</w:t>
      </w:r>
      <w:r w:rsidRPr="007E5745">
        <w:t xml:space="preserve">, a </w:t>
      </w:r>
      <w:r>
        <w:t>key</w:t>
      </w:r>
      <w:r w:rsidRPr="007E5745">
        <w:t xml:space="preserve"> member of the videoblogging community, someone who had quite an idealistic view of videoblogging, told me he </w:t>
      </w:r>
      <w:r>
        <w:t>‘</w:t>
      </w:r>
      <w:r w:rsidRPr="007E5745">
        <w:t>never quite understood what happened</w:t>
      </w:r>
      <w:r>
        <w:t>’</w:t>
      </w:r>
      <w:r w:rsidRPr="007E5745">
        <w:t xml:space="preserve"> with </w:t>
      </w:r>
      <w:r>
        <w:t>FireAnt</w:t>
      </w:r>
      <w:r w:rsidRPr="007E5745">
        <w:t xml:space="preserve">. When the </w:t>
      </w:r>
      <w:r>
        <w:t>project</w:t>
      </w:r>
      <w:r w:rsidRPr="007E5745">
        <w:t xml:space="preserve"> failed to raise money, it became apparent that </w:t>
      </w:r>
      <w:r>
        <w:t xml:space="preserve">FireAnt was in financial trouble. </w:t>
      </w:r>
      <w:r w:rsidRPr="007E5745">
        <w:t xml:space="preserve">Perhaps the different attitudes was part of the problem, but it didn’t seem to Jay as if anything was happening to further the appeal of </w:t>
      </w:r>
      <w:r>
        <w:t>FireAnt</w:t>
      </w:r>
      <w:r w:rsidRPr="007E5745">
        <w:t xml:space="preserve">. </w:t>
      </w:r>
      <w:r>
        <w:t>‘</w:t>
      </w:r>
      <w:r w:rsidRPr="007E5745">
        <w:t xml:space="preserve">Again, I didn’t think we’d get rich, but I didn’t have a better plan. Ryanne </w:t>
      </w:r>
      <w:r>
        <w:t xml:space="preserve">[Hodson] </w:t>
      </w:r>
      <w:r w:rsidRPr="007E5745">
        <w:t xml:space="preserve">and I were busy putting on Vloggercon SF, </w:t>
      </w:r>
      <w:r w:rsidRPr="00F344EF">
        <w:rPr>
          <w:i/>
        </w:rPr>
        <w:t>Pixelodeon</w:t>
      </w:r>
      <w:r w:rsidRPr="007E5745">
        <w:t xml:space="preserve"> in LA, and having fun in the community. My main job in </w:t>
      </w:r>
      <w:r>
        <w:t>FireAnt</w:t>
      </w:r>
      <w:r w:rsidRPr="007E5745">
        <w:t xml:space="preserve"> was working with users and helping improve features. I went to only</w:t>
      </w:r>
      <w:r>
        <w:t xml:space="preserve"> a few meetings with [Venture Capitalists]’</w:t>
      </w:r>
      <w:r w:rsidRPr="007E5745">
        <w:t xml:space="preserve">. </w:t>
      </w:r>
    </w:p>
    <w:p w14:paraId="0370346A" w14:textId="77777777" w:rsidR="00A10DB7" w:rsidRDefault="00A10DB7" w:rsidP="00A10DB7">
      <w:pPr>
        <w:pStyle w:val="BodyText"/>
      </w:pPr>
    </w:p>
    <w:p w14:paraId="02977711" w14:textId="77777777" w:rsidR="00A10DB7" w:rsidRPr="007E5745" w:rsidRDefault="00A10DB7" w:rsidP="00A10DB7">
      <w:pPr>
        <w:pStyle w:val="BodyText"/>
      </w:pPr>
      <w:r>
        <w:t>Dedman told me that</w:t>
      </w:r>
      <w:r w:rsidRPr="007E5745">
        <w:t xml:space="preserve"> </w:t>
      </w:r>
      <w:r>
        <w:t>‘</w:t>
      </w:r>
      <w:r w:rsidRPr="007E5745">
        <w:t>while it was happening it was very confusing</w:t>
      </w:r>
      <w:r>
        <w:t>’</w:t>
      </w:r>
      <w:r w:rsidRPr="007E5745">
        <w:t>. After some time, the co-founder</w:t>
      </w:r>
      <w:r>
        <w:t>s worked together to make the project sellable and pay off debts</w:t>
      </w:r>
      <w:r w:rsidRPr="007E5745">
        <w:t xml:space="preserve">. </w:t>
      </w:r>
      <w:r>
        <w:t>Dedman had</w:t>
      </w:r>
      <w:r w:rsidRPr="007E5745">
        <w:t xml:space="preserve"> helped Josh </w:t>
      </w:r>
      <w:r>
        <w:t xml:space="preserve">[Kinberg] </w:t>
      </w:r>
      <w:r w:rsidRPr="007E5745">
        <w:t>find a buy</w:t>
      </w:r>
      <w:r>
        <w:t>er for the technology they built, and ‘a</w:t>
      </w:r>
      <w:r w:rsidRPr="007E5745">
        <w:t>fter the sale, we paid o</w:t>
      </w:r>
      <w:r>
        <w:t>ff all debts they had incurred. We n</w:t>
      </w:r>
      <w:r w:rsidRPr="007E5745">
        <w:t>ever did find ou</w:t>
      </w:r>
      <w:r>
        <w:t>t exactly how it all was spent</w:t>
      </w:r>
      <w:r w:rsidRPr="007E5745">
        <w:t>.</w:t>
      </w:r>
      <w:r>
        <w:t xml:space="preserve">’ </w:t>
      </w:r>
      <w:r w:rsidRPr="007E5745">
        <w:t xml:space="preserve">Despite the failure of </w:t>
      </w:r>
      <w:r>
        <w:t>FireAnt</w:t>
      </w:r>
      <w:r w:rsidRPr="007E5745">
        <w:t xml:space="preserve">, </w:t>
      </w:r>
      <w:r>
        <w:t>Dedman</w:t>
      </w:r>
      <w:r w:rsidRPr="007E5745">
        <w:t xml:space="preserve"> remains reflexive of his own part in the </w:t>
      </w:r>
      <w:r>
        <w:t>project</w:t>
      </w:r>
      <w:r w:rsidRPr="007E5745">
        <w:t xml:space="preserve">.  </w:t>
      </w:r>
      <w:r>
        <w:t>‘</w:t>
      </w:r>
      <w:r w:rsidRPr="007E5745">
        <w:t>If I had to do it all over</w:t>
      </w:r>
      <w:r>
        <w:t>’</w:t>
      </w:r>
      <w:r w:rsidRPr="007E5745">
        <w:t>, he told me</w:t>
      </w:r>
      <w:r>
        <w:t xml:space="preserve"> over email</w:t>
      </w:r>
      <w:r w:rsidRPr="007E5745">
        <w:t xml:space="preserve"> </w:t>
      </w:r>
      <w:r>
        <w:t>‘</w:t>
      </w:r>
      <w:r w:rsidRPr="007E5745">
        <w:t>I would have open sourced the project. Have fun until it wasn</w:t>
      </w:r>
      <w:r>
        <w:t>’</w:t>
      </w:r>
      <w:r w:rsidRPr="007E5745">
        <w:t>t fun anymore. I was guilty of falling for the dreams of making it big. Ha ha. Good lesson to learn</w:t>
      </w:r>
      <w:r>
        <w:t>’.</w:t>
      </w:r>
      <w:r>
        <w:rPr>
          <w:rStyle w:val="FootnoteReference"/>
          <w:szCs w:val="22"/>
        </w:rPr>
        <w:footnoteReference w:id="58"/>
      </w:r>
    </w:p>
    <w:p w14:paraId="07BF6F44" w14:textId="77777777" w:rsidR="00A10DB7" w:rsidRDefault="00A10DB7" w:rsidP="00A10DB7">
      <w:pPr>
        <w:pStyle w:val="BodyText"/>
      </w:pPr>
    </w:p>
    <w:p w14:paraId="561C3E00" w14:textId="77777777" w:rsidR="00A10DB7" w:rsidRPr="007E5745" w:rsidRDefault="00A10DB7" w:rsidP="00A10DB7">
      <w:pPr>
        <w:pStyle w:val="BodyText"/>
      </w:pPr>
      <w:r>
        <w:t>Here, I think i</w:t>
      </w:r>
      <w:r w:rsidRPr="007E5745">
        <w:t xml:space="preserve">t </w:t>
      </w:r>
      <w:r>
        <w:t>might be</w:t>
      </w:r>
      <w:r w:rsidRPr="007E5745">
        <w:t xml:space="preserve"> useful to think of </w:t>
      </w:r>
      <w:r>
        <w:t>FireAnt</w:t>
      </w:r>
      <w:r w:rsidRPr="007E5745">
        <w:t xml:space="preserve"> as </w:t>
      </w:r>
      <w:r>
        <w:t>‘</w:t>
      </w:r>
      <w:r w:rsidRPr="007E5745">
        <w:t>dead</w:t>
      </w:r>
      <w:r>
        <w:t>’</w:t>
      </w:r>
      <w:r w:rsidRPr="007E5745">
        <w:t xml:space="preserve"> me</w:t>
      </w:r>
      <w:r>
        <w:t xml:space="preserve">dia, or what Hertz and Parikka </w:t>
      </w:r>
      <w:r w:rsidRPr="007E5745">
        <w:t xml:space="preserve">call </w:t>
      </w:r>
      <w:r>
        <w:t>‘</w:t>
      </w:r>
      <w:r w:rsidRPr="007E5745">
        <w:t>zombie</w:t>
      </w:r>
      <w:r>
        <w:t>’</w:t>
      </w:r>
      <w:r w:rsidRPr="007E5745">
        <w:t xml:space="preserve"> media</w:t>
      </w:r>
      <w:r>
        <w:rPr>
          <w:rStyle w:val="FootnoteReference"/>
          <w:szCs w:val="22"/>
        </w:rPr>
        <w:footnoteReference w:id="59"/>
      </w:r>
      <w:r w:rsidRPr="007E5745">
        <w:t xml:space="preserve"> – </w:t>
      </w:r>
      <w:r>
        <w:t>‘</w:t>
      </w:r>
      <w:r w:rsidRPr="007E5745">
        <w:t>the forgotten, out-of-use, obsolete and judged dysfunctional technologies</w:t>
      </w:r>
      <w:r>
        <w:t>’</w:t>
      </w:r>
      <w:r w:rsidRPr="007E5745">
        <w:t xml:space="preserve"> that help us </w:t>
      </w:r>
      <w:r>
        <w:t>‘</w:t>
      </w:r>
      <w:r w:rsidRPr="007E5745">
        <w:t>understand better the nature of media cultural development</w:t>
      </w:r>
      <w:r>
        <w:t>’</w:t>
      </w:r>
      <w:r w:rsidRPr="007E5745">
        <w:t xml:space="preserve">. In other words, </w:t>
      </w:r>
      <w:r>
        <w:t>FireAnt</w:t>
      </w:r>
      <w:r w:rsidRPr="007E5745">
        <w:t xml:space="preserve">, though no longer in active use, and perhaps never as widely enjoyed as its developers would have hoped, serves as a </w:t>
      </w:r>
      <w:r>
        <w:t>‘</w:t>
      </w:r>
      <w:r w:rsidRPr="007E5745">
        <w:t>living dead of media h</w:t>
      </w:r>
      <w:r>
        <w:t>istory’.</w:t>
      </w:r>
      <w:r w:rsidRPr="007E5745">
        <w:t xml:space="preserve"> Hertz and Parikka point out how zombie media is never truly dead, but creeps back up in later instantiations of technologies, and thus is </w:t>
      </w:r>
      <w:r>
        <w:t>‘</w:t>
      </w:r>
      <w:r w:rsidRPr="007E5745">
        <w:t>resurrected to new uses, contexts and adapt</w:t>
      </w:r>
      <w:r>
        <w:t>ations’</w:t>
      </w:r>
      <w:r w:rsidRPr="007E5745">
        <w:t>.</w:t>
      </w:r>
      <w:r>
        <w:rPr>
          <w:rStyle w:val="FootnoteReference"/>
          <w:szCs w:val="22"/>
        </w:rPr>
        <w:footnoteReference w:id="60"/>
      </w:r>
      <w:r w:rsidRPr="007E5745">
        <w:t xml:space="preserve"> Significantly, </w:t>
      </w:r>
      <w:r>
        <w:t>FireAnt</w:t>
      </w:r>
      <w:r w:rsidRPr="007E5745">
        <w:t xml:space="preserve"> had </w:t>
      </w:r>
      <w:r>
        <w:t>much of the functionality</w:t>
      </w:r>
      <w:r w:rsidRPr="007E5745">
        <w:t xml:space="preserve"> that </w:t>
      </w:r>
      <w:r>
        <w:t>was</w:t>
      </w:r>
      <w:r w:rsidRPr="007E5745">
        <w:t xml:space="preserve"> later adopted by other video sharing sites, such as YouTube (for example, the ability to comment on videos directly in the player). Yet, it’s biggest problem was that by automatically downloading every video in a user’s RSS feed, the user ended up downloading such a large amount of data that it became unmanageable, both in terms of storage space on the user’s hard drive and in terms of being able to </w:t>
      </w:r>
      <w:r>
        <w:t xml:space="preserve">watch large quantities of </w:t>
      </w:r>
      <w:r w:rsidRPr="007E5745">
        <w:t xml:space="preserve">media (e.g. Ryanne </w:t>
      </w:r>
      <w:r>
        <w:t xml:space="preserve">Hodson </w:t>
      </w:r>
      <w:r w:rsidRPr="007E5745">
        <w:t xml:space="preserve">having almost 200 feeds in </w:t>
      </w:r>
      <w:r>
        <w:t>FireAnt</w:t>
      </w:r>
      <w:r w:rsidRPr="007E5745">
        <w:t xml:space="preserve"> meant she always felt </w:t>
      </w:r>
      <w:r>
        <w:t>‘</w:t>
      </w:r>
      <w:r w:rsidRPr="007E5745">
        <w:t>behind</w:t>
      </w:r>
      <w:r>
        <w:t>’</w:t>
      </w:r>
      <w:r w:rsidRPr="007E5745">
        <w:t xml:space="preserve">). This issue of storage was </w:t>
      </w:r>
      <w:r>
        <w:t>continually</w:t>
      </w:r>
      <w:r w:rsidRPr="007E5745">
        <w:t xml:space="preserve"> a problem, and being a pre </w:t>
      </w:r>
      <w:r>
        <w:t>W</w:t>
      </w:r>
      <w:r w:rsidRPr="007E5745">
        <w:t xml:space="preserve">eb 2.0 technology, </w:t>
      </w:r>
      <w:r>
        <w:t>FireAnt</w:t>
      </w:r>
      <w:r w:rsidRPr="007E5745">
        <w:t xml:space="preserve"> </w:t>
      </w:r>
      <w:r>
        <w:t>and other videoblogging technologies never</w:t>
      </w:r>
      <w:r w:rsidRPr="007E5745">
        <w:t xml:space="preserve"> quite managed to resolve this until </w:t>
      </w:r>
      <w:r>
        <w:t>YouTube essentially abolished the question of video bandwidth and storage of video</w:t>
      </w:r>
      <w:r w:rsidRPr="007E5745">
        <w:t xml:space="preserve">. But </w:t>
      </w:r>
      <w:r>
        <w:t xml:space="preserve">by </w:t>
      </w:r>
      <w:r w:rsidRPr="007E5745">
        <w:t xml:space="preserve">then </w:t>
      </w:r>
      <w:r>
        <w:t>it</w:t>
      </w:r>
      <w:r w:rsidRPr="007E5745">
        <w:t xml:space="preserve"> was too late for the </w:t>
      </w:r>
      <w:r>
        <w:t xml:space="preserve">videoblogging community, and so video moved onto a different pathway. </w:t>
      </w:r>
    </w:p>
    <w:p w14:paraId="14835C9C" w14:textId="77777777" w:rsidR="00A10DB7" w:rsidRDefault="00A10DB7" w:rsidP="00A10DB7">
      <w:pPr>
        <w:pStyle w:val="BodyText"/>
      </w:pPr>
    </w:p>
    <w:p w14:paraId="0E849654" w14:textId="77777777" w:rsidR="00A10DB7" w:rsidRPr="007E5745" w:rsidRDefault="00A10DB7" w:rsidP="00A10DB7">
      <w:pPr>
        <w:pStyle w:val="BodyText"/>
        <w:rPr>
          <w:rFonts w:eastAsiaTheme="majorEastAsia"/>
          <w:b/>
          <w:bCs/>
          <w:color w:val="000000" w:themeColor="text1"/>
          <w:sz w:val="28"/>
          <w:szCs w:val="32"/>
          <w:u w:val="single"/>
        </w:rPr>
      </w:pPr>
      <w:r>
        <w:t xml:space="preserve">The extended videoblogging platform – as fragmented and unstable as it was – presents a cultural and technical hybrid. The community worked hard to make the platform a reality and displayed a strong sense of loyalty towards the apps and app developers that had been supporting them. Although their rejection of YouTube was tragic in hindsight – after all Youtubers went on to find fame and fortune whereas the videobloggers are mostly forgotten today – their position contributed to a strong sense of community. The platform imaginary of the videoblogging community remained true to its ideals even when the technology was clearly moving in the opposite direction. It also had certain consequences for the development of a videoblog aesthetic, which I discuss in the next chapter. </w:t>
      </w:r>
    </w:p>
    <w:p w14:paraId="0F87DD33" w14:textId="77777777" w:rsidR="0057037C" w:rsidRDefault="0057037C"/>
    <w:sectPr w:rsidR="0057037C" w:rsidSect="0057037C">
      <w:footnotePr>
        <w:numStart w:val="196"/>
      </w:footnotePr>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5861A4" w14:textId="77777777" w:rsidR="00A10DB7" w:rsidRDefault="00A10DB7" w:rsidP="00A10DB7">
      <w:pPr>
        <w:spacing w:line="240" w:lineRule="auto"/>
      </w:pPr>
      <w:r>
        <w:separator/>
      </w:r>
    </w:p>
  </w:endnote>
  <w:endnote w:type="continuationSeparator" w:id="0">
    <w:p w14:paraId="74727B43" w14:textId="77777777" w:rsidR="00A10DB7" w:rsidRDefault="00A10DB7" w:rsidP="00A10D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Garamond">
    <w:panose1 w:val="02020404030301010803"/>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D0CBEA" w14:textId="77777777" w:rsidR="00A10DB7" w:rsidRDefault="00A10DB7" w:rsidP="00A10DB7">
      <w:pPr>
        <w:spacing w:line="240" w:lineRule="auto"/>
      </w:pPr>
      <w:r>
        <w:separator/>
      </w:r>
    </w:p>
  </w:footnote>
  <w:footnote w:type="continuationSeparator" w:id="0">
    <w:p w14:paraId="71B4045B" w14:textId="77777777" w:rsidR="00A10DB7" w:rsidRDefault="00A10DB7" w:rsidP="00A10DB7">
      <w:pPr>
        <w:spacing w:line="240" w:lineRule="auto"/>
      </w:pPr>
      <w:r>
        <w:continuationSeparator/>
      </w:r>
    </w:p>
  </w:footnote>
  <w:footnote w:id="1">
    <w:p w14:paraId="2C1E7718" w14:textId="77777777" w:rsidR="00A10DB7" w:rsidRPr="00E57254" w:rsidRDefault="00A10DB7" w:rsidP="00A10DB7">
      <w:pPr>
        <w:pStyle w:val="FootnoteText"/>
        <w:rPr>
          <w:lang w:val="en-US"/>
        </w:rPr>
      </w:pPr>
      <w:r>
        <w:rPr>
          <w:rStyle w:val="FootnoteReference"/>
        </w:rPr>
        <w:footnoteRef/>
      </w:r>
      <w:r>
        <w:t xml:space="preserve"> </w:t>
      </w:r>
      <w:r>
        <w:rPr>
          <w:lang w:val="en-US"/>
        </w:rPr>
        <w:t>The early twitter platform had very little functionality for sociality and was conceived as a communications channel. The very active early adopter community therefore developed a new set of practices, such as re-tweeting (RT), mentioning (@-mentions) and hashtags (#) to make up for the lack of technical functions. These were later absorbed into code in the current system. This kind of appropriation of user innovation is very common on technical platforms.</w:t>
      </w:r>
    </w:p>
  </w:footnote>
  <w:footnote w:id="2">
    <w:p w14:paraId="27CB8C71" w14:textId="77777777" w:rsidR="00A10DB7" w:rsidRPr="00F5626D" w:rsidRDefault="00A10DB7" w:rsidP="00A10DB7">
      <w:pPr>
        <w:pStyle w:val="FootnoteText"/>
        <w:rPr>
          <w:lang w:val="en-US"/>
        </w:rPr>
      </w:pPr>
      <w:r>
        <w:rPr>
          <w:rStyle w:val="FootnoteReference"/>
        </w:rPr>
        <w:footnoteRef/>
      </w:r>
      <w:r>
        <w:t xml:space="preserve"> </w:t>
      </w:r>
      <w:r>
        <w:rPr>
          <w:lang w:val="en-US"/>
        </w:rPr>
        <w:t>Langlois et al,</w:t>
      </w:r>
      <w:r w:rsidRPr="004A1E53">
        <w:rPr>
          <w:lang w:val="en-US"/>
        </w:rPr>
        <w:t xml:space="preserve"> </w:t>
      </w:r>
      <w:r>
        <w:rPr>
          <w:lang w:val="en-US"/>
        </w:rPr>
        <w:t>‘</w:t>
      </w:r>
      <w:r w:rsidRPr="004A1E53">
        <w:rPr>
          <w:lang w:val="en-US"/>
        </w:rPr>
        <w:t>Mapping Commercial Web 2.0 Worlds: Towards a New Critical Ontogenesis</w:t>
      </w:r>
      <w:r>
        <w:rPr>
          <w:lang w:val="en-US"/>
        </w:rPr>
        <w:t>’</w:t>
      </w:r>
    </w:p>
  </w:footnote>
  <w:footnote w:id="3">
    <w:p w14:paraId="46D791C8" w14:textId="77777777" w:rsidR="00A10DB7" w:rsidRPr="00C14379" w:rsidRDefault="00A10DB7" w:rsidP="00A10DB7">
      <w:pPr>
        <w:pStyle w:val="FootnoteText"/>
        <w:rPr>
          <w:lang w:val="en-US"/>
        </w:rPr>
      </w:pPr>
      <w:r>
        <w:rPr>
          <w:rStyle w:val="FootnoteReference"/>
        </w:rPr>
        <w:footnoteRef/>
      </w:r>
      <w:r>
        <w:t xml:space="preserve"> </w:t>
      </w:r>
      <w:r>
        <w:rPr>
          <w:lang w:val="en-US"/>
        </w:rPr>
        <w:t>Langlois et al,</w:t>
      </w:r>
      <w:r w:rsidRPr="004A1E53">
        <w:rPr>
          <w:lang w:val="en-US"/>
        </w:rPr>
        <w:t xml:space="preserve"> </w:t>
      </w:r>
      <w:r>
        <w:rPr>
          <w:lang w:val="en-US"/>
        </w:rPr>
        <w:t>‘</w:t>
      </w:r>
      <w:r w:rsidRPr="004A1E53">
        <w:rPr>
          <w:lang w:val="en-US"/>
        </w:rPr>
        <w:t>Mapping Commercial Web 2.0 Worlds: Towards a New Critical Ontogenesis</w:t>
      </w:r>
      <w:r>
        <w:rPr>
          <w:lang w:val="en-US"/>
        </w:rPr>
        <w:t>’</w:t>
      </w:r>
    </w:p>
  </w:footnote>
  <w:footnote w:id="4">
    <w:p w14:paraId="5700917A" w14:textId="77777777" w:rsidR="00A10DB7" w:rsidRPr="00CE6394" w:rsidRDefault="00A10DB7" w:rsidP="00A10DB7">
      <w:pPr>
        <w:pStyle w:val="FootnoteText"/>
        <w:rPr>
          <w:lang w:val="en-US"/>
        </w:rPr>
      </w:pPr>
      <w:r>
        <w:rPr>
          <w:rStyle w:val="FootnoteReference"/>
        </w:rPr>
        <w:footnoteRef/>
      </w:r>
      <w:r>
        <w:t xml:space="preserve"> </w:t>
      </w:r>
      <w:r>
        <w:rPr>
          <w:lang w:val="en-US"/>
        </w:rPr>
        <w:t xml:space="preserve">Henry </w:t>
      </w:r>
      <w:r w:rsidRPr="00CE6394">
        <w:rPr>
          <w:lang w:val="en-US"/>
        </w:rPr>
        <w:t>Jenkins</w:t>
      </w:r>
      <w:r>
        <w:rPr>
          <w:lang w:val="en-US"/>
        </w:rPr>
        <w:t>, ‘</w:t>
      </w:r>
      <w:r w:rsidRPr="00CE6394">
        <w:rPr>
          <w:lang w:val="en-US"/>
        </w:rPr>
        <w:t>What happened before YouTube?</w:t>
      </w:r>
      <w:r>
        <w:rPr>
          <w:lang w:val="en-US"/>
        </w:rPr>
        <w:t>’</w:t>
      </w:r>
      <w:r w:rsidRPr="00CE6394">
        <w:rPr>
          <w:lang w:val="en-US"/>
        </w:rPr>
        <w:t xml:space="preserve">, in Burgess, J. and Green, J. (Eds) </w:t>
      </w:r>
    </w:p>
    <w:p w14:paraId="4BD9DDC5" w14:textId="77777777" w:rsidR="00A10DB7" w:rsidRPr="00CE6394" w:rsidRDefault="00A10DB7" w:rsidP="00A10DB7">
      <w:pPr>
        <w:pStyle w:val="FootnoteText"/>
        <w:rPr>
          <w:lang w:val="en-US"/>
        </w:rPr>
      </w:pPr>
      <w:r w:rsidRPr="0001547F">
        <w:rPr>
          <w:i/>
          <w:lang w:val="en-US"/>
        </w:rPr>
        <w:t>YouTube</w:t>
      </w:r>
      <w:r w:rsidRPr="00CE6394">
        <w:rPr>
          <w:lang w:val="en-US"/>
        </w:rPr>
        <w:t xml:space="preserve">. Digital Media and Society Series, </w:t>
      </w:r>
      <w:r>
        <w:rPr>
          <w:lang w:val="en-US"/>
        </w:rPr>
        <w:t>Cambridge: Polity, 2009, p. 109-110</w:t>
      </w:r>
    </w:p>
  </w:footnote>
  <w:footnote w:id="5">
    <w:p w14:paraId="001DB05A" w14:textId="77777777" w:rsidR="00A10DB7" w:rsidRPr="00E41F29" w:rsidRDefault="00A10DB7" w:rsidP="00A10DB7">
      <w:pPr>
        <w:pStyle w:val="FootnoteText"/>
        <w:rPr>
          <w:lang w:val="en-US"/>
        </w:rPr>
      </w:pPr>
      <w:r>
        <w:rPr>
          <w:rStyle w:val="FootnoteReference"/>
        </w:rPr>
        <w:footnoteRef/>
      </w:r>
      <w:r>
        <w:t xml:space="preserve"> </w:t>
      </w:r>
      <w:r>
        <w:rPr>
          <w:rFonts w:cs="Times New Roman"/>
          <w:szCs w:val="22"/>
        </w:rPr>
        <w:t>Possibly this was because Wordpress was open source, whereas Blogger was a proprietary piece of software.</w:t>
      </w:r>
      <w:r>
        <w:rPr>
          <w:lang w:val="en-US"/>
        </w:rPr>
        <w:t xml:space="preserve"> Blogger was the first truly mainstream blogging software, allowing anyone to create and maintain a blog without needing any prior technical knowledge of web design, programming or coding Infinitely customizable, Blogger grew exponentially after being purchased by Google in 2003. </w:t>
      </w:r>
    </w:p>
  </w:footnote>
  <w:footnote w:id="6">
    <w:p w14:paraId="0E0321BF" w14:textId="77777777" w:rsidR="00A10DB7" w:rsidRPr="00F12FAB" w:rsidRDefault="00A10DB7" w:rsidP="00A10DB7">
      <w:pPr>
        <w:pStyle w:val="FootnoteText"/>
      </w:pPr>
      <w:r>
        <w:rPr>
          <w:rStyle w:val="FootnoteReference"/>
        </w:rPr>
        <w:footnoteRef/>
      </w:r>
      <w:r>
        <w:t xml:space="preserve"> In the case of Veoh, it was f</w:t>
      </w:r>
      <w:r>
        <w:rPr>
          <w:lang w:val="en-US"/>
        </w:rPr>
        <w:t xml:space="preserve">ounded by Dmitry Shapiro in September 2005, Veoh combined user-generated content with professionally produced network content from among others CBS, ABC and ESPN. Veoh transcoded user-generated content into Flash and was not considered a good option within the videoblogging community. Veoh filed for bankruptcy in February 2010, before being acquired by Israeli start-up company </w:t>
      </w:r>
      <w:r w:rsidRPr="00F12FAB">
        <w:t>Qlipso</w:t>
      </w:r>
      <w:r>
        <w:t xml:space="preserve"> in April 2010. I discuss Vimeo in more detail later in the chapter. </w:t>
      </w:r>
      <w:r w:rsidRPr="004C704A">
        <w:rPr>
          <w:rFonts w:cs="Times New Roman"/>
          <w:szCs w:val="22"/>
          <w:lang w:val="en-US"/>
        </w:rPr>
        <w:t xml:space="preserve">There are technical solutions to this today of course, sites </w:t>
      </w:r>
      <w:r>
        <w:rPr>
          <w:rFonts w:cs="Times New Roman"/>
          <w:szCs w:val="22"/>
          <w:lang w:val="en-US"/>
        </w:rPr>
        <w:t>such as Tubesock and KeepVid</w:t>
      </w:r>
      <w:r w:rsidRPr="004C704A">
        <w:rPr>
          <w:rFonts w:cs="Times New Roman"/>
          <w:szCs w:val="22"/>
          <w:lang w:val="en-US"/>
        </w:rPr>
        <w:t xml:space="preserve"> are some examples of clients that allow you to circumvent this.</w:t>
      </w:r>
      <w:r w:rsidRPr="00595502">
        <w:rPr>
          <w:lang w:val="en-US"/>
        </w:rPr>
        <w:t xml:space="preserve"> </w:t>
      </w:r>
      <w:r>
        <w:rPr>
          <w:lang w:val="en-US"/>
        </w:rPr>
        <w:t>Tubesock (</w:t>
      </w:r>
      <w:r w:rsidRPr="00905F56">
        <w:rPr>
          <w:lang w:val="en-US"/>
        </w:rPr>
        <w:t>http://stinkbot.com</w:t>
      </w:r>
      <w:r>
        <w:rPr>
          <w:lang w:val="en-US"/>
        </w:rPr>
        <w:t>) and Keepvid (</w:t>
      </w:r>
      <w:r w:rsidRPr="00905F56">
        <w:rPr>
          <w:lang w:val="en-US"/>
        </w:rPr>
        <w:t>https://keepvid.com</w:t>
      </w:r>
      <w:r>
        <w:rPr>
          <w:lang w:val="en-US"/>
        </w:rPr>
        <w:t>) were both designed to download and convert content from YouTube or other flash-based video sites into other formats. They were especially popular with people who liked to view their video content on devices such as the video iPod. These sites are still active today.</w:t>
      </w:r>
    </w:p>
  </w:footnote>
  <w:footnote w:id="7">
    <w:p w14:paraId="293266F2" w14:textId="77777777" w:rsidR="00A10DB7" w:rsidRPr="002376B5" w:rsidRDefault="00A10DB7" w:rsidP="00A10DB7">
      <w:pPr>
        <w:pStyle w:val="FootnoteText"/>
        <w:rPr>
          <w:lang w:val="en-US"/>
        </w:rPr>
      </w:pPr>
      <w:r>
        <w:rPr>
          <w:rStyle w:val="FootnoteReference"/>
        </w:rPr>
        <w:footnoteRef/>
      </w:r>
      <w:r>
        <w:t xml:space="preserve"> </w:t>
      </w:r>
      <w:r>
        <w:rPr>
          <w:szCs w:val="22"/>
        </w:rPr>
        <w:t>A</w:t>
      </w:r>
      <w:r w:rsidRPr="007E5745">
        <w:rPr>
          <w:szCs w:val="22"/>
        </w:rPr>
        <w:t xml:space="preserve"> condition of possibility for know</w:t>
      </w:r>
      <w:r>
        <w:rPr>
          <w:szCs w:val="22"/>
        </w:rPr>
        <w:t>ledge in the Foucauldian sense. See</w:t>
      </w:r>
      <w:r>
        <w:rPr>
          <w:lang w:val="en-US"/>
        </w:rPr>
        <w:t xml:space="preserve"> Jussi </w:t>
      </w:r>
      <w:r w:rsidRPr="002376B5">
        <w:rPr>
          <w:lang w:val="en-US"/>
        </w:rPr>
        <w:t xml:space="preserve">Parikka, </w:t>
      </w:r>
      <w:r>
        <w:rPr>
          <w:lang w:val="en-US"/>
        </w:rPr>
        <w:t>‘</w:t>
      </w:r>
      <w:r w:rsidRPr="002376B5">
        <w:rPr>
          <w:lang w:val="en-US"/>
        </w:rPr>
        <w:t>Friedrich Kittler - a media anthropology without the Man?</w:t>
      </w:r>
      <w:r>
        <w:rPr>
          <w:lang w:val="en-US"/>
        </w:rPr>
        <w:t>’</w:t>
      </w:r>
      <w:r w:rsidRPr="002376B5">
        <w:rPr>
          <w:lang w:val="en-US"/>
        </w:rPr>
        <w:t xml:space="preserve"> </w:t>
      </w:r>
      <w:r>
        <w:rPr>
          <w:lang w:val="en-US"/>
        </w:rPr>
        <w:t>(2011)</w:t>
      </w:r>
      <w:r w:rsidRPr="002376B5">
        <w:rPr>
          <w:lang w:val="en-US"/>
        </w:rPr>
        <w:t xml:space="preserve"> http://www.media-anthropology.net/ file/parikka_kittler.pdf</w:t>
      </w:r>
      <w:r>
        <w:rPr>
          <w:lang w:val="en-US"/>
        </w:rPr>
        <w:t>.</w:t>
      </w:r>
    </w:p>
  </w:footnote>
  <w:footnote w:id="8">
    <w:p w14:paraId="0DA4097F" w14:textId="77777777" w:rsidR="00A10DB7" w:rsidRPr="002376B5" w:rsidRDefault="00A10DB7" w:rsidP="00A10DB7">
      <w:pPr>
        <w:pStyle w:val="FootnoteText"/>
        <w:rPr>
          <w:lang w:val="en-US"/>
        </w:rPr>
      </w:pPr>
      <w:r>
        <w:rPr>
          <w:rStyle w:val="FootnoteReference"/>
        </w:rPr>
        <w:footnoteRef/>
      </w:r>
      <w:r>
        <w:t xml:space="preserve"> Bernard D. </w:t>
      </w:r>
      <w:r w:rsidRPr="002376B5">
        <w:rPr>
          <w:lang w:val="en-US"/>
        </w:rPr>
        <w:t xml:space="preserve">Geoghegan, </w:t>
      </w:r>
      <w:r>
        <w:rPr>
          <w:lang w:val="en-US"/>
        </w:rPr>
        <w:t>‘</w:t>
      </w:r>
      <w:r w:rsidRPr="002376B5">
        <w:rPr>
          <w:lang w:val="en-US"/>
        </w:rPr>
        <w:t xml:space="preserve">After Kittler: On the Cultural Techniques of Recent German </w:t>
      </w:r>
    </w:p>
    <w:p w14:paraId="690CFFF0" w14:textId="77777777" w:rsidR="00A10DB7" w:rsidRPr="002376B5" w:rsidRDefault="00A10DB7" w:rsidP="00A10DB7">
      <w:pPr>
        <w:pStyle w:val="FootnoteText"/>
        <w:rPr>
          <w:lang w:val="en-US"/>
        </w:rPr>
      </w:pPr>
      <w:r w:rsidRPr="002376B5">
        <w:rPr>
          <w:lang w:val="en-US"/>
        </w:rPr>
        <w:t>Media Theory</w:t>
      </w:r>
      <w:r>
        <w:rPr>
          <w:lang w:val="en-US"/>
        </w:rPr>
        <w:t>’</w:t>
      </w:r>
      <w:r w:rsidRPr="002376B5">
        <w:rPr>
          <w:lang w:val="en-US"/>
        </w:rPr>
        <w:t xml:space="preserve">, </w:t>
      </w:r>
      <w:r w:rsidRPr="002376B5">
        <w:rPr>
          <w:i/>
          <w:iCs/>
          <w:lang w:val="en-US"/>
        </w:rPr>
        <w:t>Theory, Culture &amp; Society</w:t>
      </w:r>
      <w:r>
        <w:rPr>
          <w:lang w:val="en-US"/>
        </w:rPr>
        <w:t>, 30. 6 (2013) pp. 66-82.</w:t>
      </w:r>
    </w:p>
  </w:footnote>
  <w:footnote w:id="9">
    <w:p w14:paraId="32C379DF" w14:textId="77777777" w:rsidR="00A10DB7" w:rsidRPr="009F5132" w:rsidRDefault="00A10DB7" w:rsidP="00A10DB7">
      <w:pPr>
        <w:pStyle w:val="FootnoteText"/>
        <w:rPr>
          <w:lang w:val="en-US"/>
        </w:rPr>
      </w:pPr>
      <w:r>
        <w:rPr>
          <w:rStyle w:val="FootnoteReference"/>
        </w:rPr>
        <w:footnoteRef/>
      </w:r>
      <w:r>
        <w:t xml:space="preserve"> </w:t>
      </w:r>
      <w:r>
        <w:rPr>
          <w:lang w:val="en-US"/>
        </w:rPr>
        <w:t>Adrian Miles, Email to Videoblogging list, 18</w:t>
      </w:r>
      <w:r w:rsidRPr="009F5132">
        <w:rPr>
          <w:lang w:val="en-US"/>
        </w:rPr>
        <w:t xml:space="preserve"> June 2004, https://groups.yahoo.com/neo/groups/videoblogging/conversations/messages/44 </w:t>
      </w:r>
    </w:p>
  </w:footnote>
  <w:footnote w:id="10">
    <w:p w14:paraId="10273821" w14:textId="77777777" w:rsidR="00A10DB7" w:rsidRPr="00DE3DFC" w:rsidRDefault="00A10DB7" w:rsidP="00A10DB7">
      <w:pPr>
        <w:pStyle w:val="FootnoteText"/>
        <w:rPr>
          <w:lang w:val="en-US"/>
        </w:rPr>
      </w:pPr>
      <w:r>
        <w:rPr>
          <w:rStyle w:val="FootnoteReference"/>
        </w:rPr>
        <w:footnoteRef/>
      </w:r>
      <w:r>
        <w:t xml:space="preserve"> </w:t>
      </w:r>
      <w:r>
        <w:rPr>
          <w:lang w:val="en-US"/>
        </w:rPr>
        <w:t>There are a number of free software or open source video codecs today, but perhaps the Ogg Theora is the one most well known (it is mentioned 213 times on the videoblogging email list). It was made available as an alpha in 2002 but was still in beta until 22 September 2007. At the time Ogg Theora was not well supported and consequently little used.</w:t>
      </w:r>
    </w:p>
  </w:footnote>
  <w:footnote w:id="11">
    <w:p w14:paraId="4BA114D7" w14:textId="77777777" w:rsidR="00A10DB7" w:rsidRPr="004809DB" w:rsidRDefault="00A10DB7" w:rsidP="00A10DB7">
      <w:pPr>
        <w:pStyle w:val="FootnoteText"/>
        <w:rPr>
          <w:lang w:val="en-US"/>
        </w:rPr>
      </w:pPr>
      <w:r>
        <w:rPr>
          <w:rStyle w:val="FootnoteReference"/>
        </w:rPr>
        <w:footnoteRef/>
      </w:r>
      <w:r>
        <w:t xml:space="preserve"> </w:t>
      </w:r>
      <w:r>
        <w:rPr>
          <w:lang w:val="en-US"/>
        </w:rPr>
        <w:t xml:space="preserve">Jay </w:t>
      </w:r>
      <w:r w:rsidRPr="004809DB">
        <w:rPr>
          <w:lang w:val="en-US"/>
        </w:rPr>
        <w:t xml:space="preserve">Dedman, Email to Videoblogging list, 27 </w:t>
      </w:r>
      <w:r>
        <w:rPr>
          <w:lang w:val="en-US"/>
        </w:rPr>
        <w:t>January 2009,</w:t>
      </w:r>
    </w:p>
    <w:p w14:paraId="7DA9678D" w14:textId="77777777" w:rsidR="00A10DB7" w:rsidRPr="004809DB" w:rsidRDefault="00A10DB7" w:rsidP="00A10DB7">
      <w:pPr>
        <w:pStyle w:val="FootnoteText"/>
        <w:rPr>
          <w:lang w:val="en-US"/>
        </w:rPr>
      </w:pPr>
      <w:r w:rsidRPr="004809DB">
        <w:rPr>
          <w:lang w:val="en-US"/>
        </w:rPr>
        <w:t xml:space="preserve">https://groups.yahoo.com/neo/groups/videoblogging/conversations/topics/73905 </w:t>
      </w:r>
    </w:p>
  </w:footnote>
  <w:footnote w:id="12">
    <w:p w14:paraId="66F67831" w14:textId="77777777" w:rsidR="00A10DB7" w:rsidRPr="000A53A0" w:rsidRDefault="00A10DB7" w:rsidP="00A10DB7">
      <w:pPr>
        <w:pStyle w:val="FootnoteText"/>
        <w:rPr>
          <w:lang w:val="en-US"/>
        </w:rPr>
      </w:pPr>
      <w:r>
        <w:rPr>
          <w:rStyle w:val="FootnoteReference"/>
        </w:rPr>
        <w:footnoteRef/>
      </w:r>
      <w:r>
        <w:t xml:space="preserve"> </w:t>
      </w:r>
      <w:r>
        <w:rPr>
          <w:lang w:val="en-US"/>
        </w:rPr>
        <w:t xml:space="preserve">Adrian </w:t>
      </w:r>
      <w:r w:rsidRPr="000A53A0">
        <w:rPr>
          <w:lang w:val="en-US"/>
        </w:rPr>
        <w:t xml:space="preserve">Miles, </w:t>
      </w:r>
      <w:r>
        <w:rPr>
          <w:lang w:val="en-US"/>
        </w:rPr>
        <w:t>Email</w:t>
      </w:r>
      <w:r w:rsidRPr="000A53A0">
        <w:rPr>
          <w:lang w:val="en-US"/>
        </w:rPr>
        <w:t xml:space="preserve"> to Videoblogging list, 22 July 2004, </w:t>
      </w:r>
    </w:p>
    <w:p w14:paraId="186DE644" w14:textId="77777777" w:rsidR="00A10DB7" w:rsidRPr="000A53A0" w:rsidRDefault="00A10DB7" w:rsidP="00A10DB7">
      <w:pPr>
        <w:pStyle w:val="FootnoteText"/>
        <w:rPr>
          <w:lang w:val="en-US"/>
        </w:rPr>
      </w:pPr>
      <w:r w:rsidRPr="000A53A0">
        <w:rPr>
          <w:lang w:val="en-US"/>
        </w:rPr>
        <w:t xml:space="preserve">https://groups.yahoo.com/neo/groups/videoblogging/conversations/messages/38 7 </w:t>
      </w:r>
    </w:p>
    <w:p w14:paraId="4B2778D9" w14:textId="77777777" w:rsidR="00A10DB7" w:rsidRPr="000A53A0" w:rsidRDefault="00A10DB7" w:rsidP="00A10DB7">
      <w:pPr>
        <w:pStyle w:val="FootnoteText"/>
        <w:rPr>
          <w:lang w:val="en-US"/>
        </w:rPr>
      </w:pPr>
    </w:p>
  </w:footnote>
  <w:footnote w:id="13">
    <w:p w14:paraId="4453F4DF" w14:textId="77777777" w:rsidR="00A10DB7" w:rsidRPr="009164C2" w:rsidRDefault="00A10DB7" w:rsidP="00A10DB7">
      <w:pPr>
        <w:pStyle w:val="FootnoteText"/>
        <w:rPr>
          <w:lang w:val="en-US"/>
        </w:rPr>
      </w:pPr>
      <w:r>
        <w:rPr>
          <w:rStyle w:val="FootnoteReference"/>
        </w:rPr>
        <w:footnoteRef/>
      </w:r>
      <w:r>
        <w:t xml:space="preserve"> </w:t>
      </w:r>
      <w:r>
        <w:rPr>
          <w:lang w:val="en-US"/>
        </w:rPr>
        <w:t xml:space="preserve">Hodson and </w:t>
      </w:r>
      <w:r w:rsidRPr="009164C2">
        <w:rPr>
          <w:lang w:val="en-US"/>
        </w:rPr>
        <w:t xml:space="preserve">Verdi, </w:t>
      </w:r>
      <w:r w:rsidRPr="009164C2">
        <w:rPr>
          <w:i/>
          <w:lang w:val="en-US"/>
        </w:rPr>
        <w:t>Secrets of Videoblogging</w:t>
      </w:r>
      <w:r>
        <w:rPr>
          <w:lang w:val="en-US"/>
        </w:rPr>
        <w:t xml:space="preserve">, p, 53. </w:t>
      </w:r>
    </w:p>
  </w:footnote>
  <w:footnote w:id="14">
    <w:p w14:paraId="63E5F942" w14:textId="77777777" w:rsidR="00A10DB7" w:rsidRPr="000A4405" w:rsidRDefault="00A10DB7" w:rsidP="00A10DB7">
      <w:pPr>
        <w:pStyle w:val="FootnoteText"/>
        <w:rPr>
          <w:lang w:val="en-US"/>
        </w:rPr>
      </w:pPr>
      <w:r>
        <w:rPr>
          <w:rStyle w:val="FootnoteReference"/>
        </w:rPr>
        <w:footnoteRef/>
      </w:r>
      <w:r>
        <w:t xml:space="preserve"> Margot </w:t>
      </w:r>
      <w:r w:rsidRPr="000A4405">
        <w:rPr>
          <w:lang w:val="en-US"/>
        </w:rPr>
        <w:t xml:space="preserve">Lovejoy, </w:t>
      </w:r>
      <w:r w:rsidRPr="000A4405">
        <w:rPr>
          <w:i/>
          <w:iCs/>
          <w:lang w:val="en-US"/>
        </w:rPr>
        <w:t xml:space="preserve">Digital Currents; Art in the Electronic Age, </w:t>
      </w:r>
      <w:r>
        <w:rPr>
          <w:lang w:val="en-US"/>
        </w:rPr>
        <w:t>London: Routledge, 2004, p. 264</w:t>
      </w:r>
    </w:p>
  </w:footnote>
  <w:footnote w:id="15">
    <w:p w14:paraId="0898488C" w14:textId="77777777" w:rsidR="00A10DB7" w:rsidRPr="00BD5998" w:rsidRDefault="00A10DB7" w:rsidP="00A10DB7">
      <w:pPr>
        <w:pStyle w:val="FootnoteText"/>
        <w:rPr>
          <w:lang w:val="en-US"/>
        </w:rPr>
      </w:pPr>
      <w:r>
        <w:rPr>
          <w:rStyle w:val="FootnoteReference"/>
        </w:rPr>
        <w:footnoteRef/>
      </w:r>
      <w:r>
        <w:t xml:space="preserve"> Krissi M. </w:t>
      </w:r>
      <w:r w:rsidRPr="00BD5998">
        <w:rPr>
          <w:lang w:val="en-US"/>
        </w:rPr>
        <w:t xml:space="preserve">Jimroglou, </w:t>
      </w:r>
      <w:r>
        <w:rPr>
          <w:lang w:val="en-US"/>
        </w:rPr>
        <w:t>‘</w:t>
      </w:r>
      <w:r w:rsidRPr="00BD5998">
        <w:rPr>
          <w:lang w:val="en-US"/>
        </w:rPr>
        <w:t>A Camera with a view JenniCAM: visual representation, and cyborg subjectivity</w:t>
      </w:r>
      <w:r>
        <w:rPr>
          <w:lang w:val="en-US"/>
        </w:rPr>
        <w:t>’</w:t>
      </w:r>
      <w:r w:rsidRPr="00BD5998">
        <w:rPr>
          <w:lang w:val="en-US"/>
        </w:rPr>
        <w:t xml:space="preserve">, </w:t>
      </w:r>
      <w:r w:rsidRPr="00BD5998">
        <w:rPr>
          <w:i/>
          <w:iCs/>
          <w:lang w:val="en-US"/>
        </w:rPr>
        <w:t>Information, Communication &amp; Society</w:t>
      </w:r>
      <w:r w:rsidRPr="00BD5998">
        <w:rPr>
          <w:lang w:val="en-US"/>
        </w:rPr>
        <w:t xml:space="preserve">, </w:t>
      </w:r>
      <w:r>
        <w:rPr>
          <w:lang w:val="en-US"/>
        </w:rPr>
        <w:t>2</w:t>
      </w:r>
      <w:r w:rsidRPr="00BD5998">
        <w:rPr>
          <w:lang w:val="en-US"/>
        </w:rPr>
        <w:t>. 4</w:t>
      </w:r>
      <w:r>
        <w:rPr>
          <w:lang w:val="en-US"/>
        </w:rPr>
        <w:t xml:space="preserve"> (1999)</w:t>
      </w:r>
      <w:r w:rsidRPr="00BD5998">
        <w:rPr>
          <w:lang w:val="en-US"/>
        </w:rPr>
        <w:t xml:space="preserve">, pp. 439 - 453. </w:t>
      </w:r>
    </w:p>
  </w:footnote>
  <w:footnote w:id="16">
    <w:p w14:paraId="5523E818" w14:textId="77777777" w:rsidR="00A10DB7" w:rsidRPr="00107E23" w:rsidRDefault="00A10DB7" w:rsidP="00A10DB7">
      <w:pPr>
        <w:pStyle w:val="FootnoteText"/>
        <w:rPr>
          <w:lang w:val="en-US"/>
        </w:rPr>
      </w:pPr>
      <w:r>
        <w:rPr>
          <w:rStyle w:val="FootnoteReference"/>
        </w:rPr>
        <w:footnoteRef/>
      </w:r>
      <w:r>
        <w:t xml:space="preserve"> James Graham </w:t>
      </w:r>
      <w:r w:rsidRPr="00107E23">
        <w:rPr>
          <w:lang w:val="en-US"/>
        </w:rPr>
        <w:t xml:space="preserve">Ballard, </w:t>
      </w:r>
      <w:r>
        <w:rPr>
          <w:lang w:val="en-US"/>
        </w:rPr>
        <w:t>‘</w:t>
      </w:r>
      <w:r w:rsidRPr="00107E23">
        <w:rPr>
          <w:lang w:val="en-US"/>
        </w:rPr>
        <w:t>Interview with JGB by Andrea Juno and Vale</w:t>
      </w:r>
      <w:r>
        <w:rPr>
          <w:lang w:val="en-US"/>
        </w:rPr>
        <w:t>’</w:t>
      </w:r>
      <w:r w:rsidRPr="00107E23">
        <w:rPr>
          <w:lang w:val="en-US"/>
        </w:rPr>
        <w:t xml:space="preserve">, </w:t>
      </w:r>
      <w:r w:rsidRPr="00107E23">
        <w:rPr>
          <w:i/>
          <w:iCs/>
          <w:lang w:val="en-US"/>
        </w:rPr>
        <w:t xml:space="preserve">RE/Search, </w:t>
      </w:r>
      <w:r>
        <w:rPr>
          <w:lang w:val="en-US"/>
        </w:rPr>
        <w:t xml:space="preserve">no. 8/9, 1984. </w:t>
      </w:r>
    </w:p>
  </w:footnote>
  <w:footnote w:id="17">
    <w:p w14:paraId="5D8BB443" w14:textId="77777777" w:rsidR="00A10DB7" w:rsidRPr="00A41152" w:rsidRDefault="00A10DB7" w:rsidP="00A10DB7">
      <w:pPr>
        <w:pStyle w:val="FootnoteText"/>
        <w:rPr>
          <w:lang w:val="en-US"/>
        </w:rPr>
      </w:pPr>
      <w:r>
        <w:rPr>
          <w:rStyle w:val="FootnoteReference"/>
        </w:rPr>
        <w:footnoteRef/>
      </w:r>
      <w:r>
        <w:t xml:space="preserve"> </w:t>
      </w:r>
      <w:r>
        <w:rPr>
          <w:lang w:val="en-US"/>
        </w:rPr>
        <w:t xml:space="preserve">As of November 2017, there were </w:t>
      </w:r>
      <w:r>
        <w:t>79627 messages posted to the group, the last one posted 13</w:t>
      </w:r>
      <w:r w:rsidRPr="008B2A12">
        <w:rPr>
          <w:vertAlign w:val="superscript"/>
        </w:rPr>
        <w:t>th</w:t>
      </w:r>
      <w:r>
        <w:t xml:space="preserve"> of July 2016. </w:t>
      </w:r>
    </w:p>
  </w:footnote>
  <w:footnote w:id="18">
    <w:p w14:paraId="538F5C7C" w14:textId="77777777" w:rsidR="00A10DB7" w:rsidRPr="000B32B9" w:rsidRDefault="00A10DB7" w:rsidP="00A10DB7">
      <w:pPr>
        <w:pStyle w:val="FootnoteText"/>
      </w:pPr>
      <w:r w:rsidRPr="000B32B9">
        <w:rPr>
          <w:rStyle w:val="FootnoteReference"/>
          <w:szCs w:val="20"/>
        </w:rPr>
        <w:footnoteRef/>
      </w:r>
      <w:r w:rsidRPr="000B32B9">
        <w:t xml:space="preserve"> Table retrieved </w:t>
      </w:r>
      <w:r>
        <w:t>16 October 2017</w:t>
      </w:r>
      <w:r w:rsidRPr="000B32B9">
        <w:t xml:space="preserve"> from http://tech.groups.yahoo.com/group/videoblogging/</w:t>
      </w:r>
    </w:p>
  </w:footnote>
  <w:footnote w:id="19">
    <w:p w14:paraId="3DDBDB56" w14:textId="77777777" w:rsidR="00A10DB7" w:rsidRPr="009E76C3" w:rsidRDefault="00A10DB7" w:rsidP="00A10DB7">
      <w:pPr>
        <w:pStyle w:val="FootnoteText"/>
        <w:rPr>
          <w:lang w:val="en-US"/>
        </w:rPr>
      </w:pPr>
      <w:r>
        <w:rPr>
          <w:rStyle w:val="FootnoteReference"/>
        </w:rPr>
        <w:footnoteRef/>
      </w:r>
      <w:r>
        <w:t xml:space="preserve"> </w:t>
      </w:r>
      <w:r>
        <w:rPr>
          <w:lang w:val="en-US"/>
        </w:rPr>
        <w:t xml:space="preserve">Steve </w:t>
      </w:r>
      <w:r w:rsidRPr="009E76C3">
        <w:rPr>
          <w:lang w:val="en-US"/>
        </w:rPr>
        <w:t>Watkins, Email to Videoblogging list, 15</w:t>
      </w:r>
      <w:r>
        <w:rPr>
          <w:lang w:val="en-US"/>
        </w:rPr>
        <w:t xml:space="preserve"> July</w:t>
      </w:r>
      <w:r w:rsidRPr="009E76C3">
        <w:rPr>
          <w:lang w:val="en-US"/>
        </w:rPr>
        <w:t xml:space="preserve"> 2005, https://groups.yahoo.com/neo/groups/videoblogging/conversations/messages/16 975 </w:t>
      </w:r>
    </w:p>
  </w:footnote>
  <w:footnote w:id="20">
    <w:p w14:paraId="367A475D" w14:textId="77777777" w:rsidR="00A10DB7" w:rsidRPr="0041472E" w:rsidRDefault="00A10DB7" w:rsidP="00A10DB7">
      <w:pPr>
        <w:pStyle w:val="FootnoteText"/>
        <w:rPr>
          <w:lang w:val="en-US"/>
        </w:rPr>
      </w:pPr>
      <w:r>
        <w:rPr>
          <w:rStyle w:val="FootnoteReference"/>
        </w:rPr>
        <w:footnoteRef/>
      </w:r>
      <w:r>
        <w:t xml:space="preserve"> </w:t>
      </w:r>
      <w:r w:rsidRPr="009357E9">
        <w:rPr>
          <w:i/>
          <w:lang w:val="en-US"/>
        </w:rPr>
        <w:t>The Web Ahead</w:t>
      </w:r>
      <w:r>
        <w:rPr>
          <w:lang w:val="en-US"/>
        </w:rPr>
        <w:t>,</w:t>
      </w:r>
      <w:r w:rsidRPr="0041472E">
        <w:rPr>
          <w:lang w:val="en-US"/>
        </w:rPr>
        <w:t xml:space="preserve"> </w:t>
      </w:r>
      <w:r>
        <w:rPr>
          <w:lang w:val="en-US"/>
        </w:rPr>
        <w:t>‘</w:t>
      </w:r>
      <w:r w:rsidRPr="0041472E">
        <w:rPr>
          <w:lang w:val="en-US"/>
        </w:rPr>
        <w:t>Videoblogging with Jay Dedman, Ryanne Hodson and Michael Verdi</w:t>
      </w:r>
      <w:r>
        <w:rPr>
          <w:lang w:val="en-US"/>
        </w:rPr>
        <w:t xml:space="preserve">’ [transcript], accessed 16 September </w:t>
      </w:r>
      <w:r w:rsidRPr="0041472E">
        <w:rPr>
          <w:lang w:val="en-US"/>
        </w:rPr>
        <w:t xml:space="preserve">2014 from http://5by5.tv/webahead/76 </w:t>
      </w:r>
    </w:p>
  </w:footnote>
  <w:footnote w:id="21">
    <w:p w14:paraId="0C107B74" w14:textId="77777777" w:rsidR="00A10DB7" w:rsidRPr="00A03A0C" w:rsidRDefault="00A10DB7" w:rsidP="00A10DB7">
      <w:pPr>
        <w:pStyle w:val="FootnoteText"/>
        <w:rPr>
          <w:lang w:val="en-US"/>
        </w:rPr>
      </w:pPr>
      <w:r>
        <w:rPr>
          <w:rStyle w:val="FootnoteReference"/>
        </w:rPr>
        <w:footnoteRef/>
      </w:r>
      <w:r>
        <w:t xml:space="preserve"> F</w:t>
      </w:r>
      <w:r w:rsidRPr="00C546DD">
        <w:t>or example, as one member posted; ‘I will happily whistle, record and email an mp3 tune for anyone on this list (kindly indicate ‘mood’ or public domain tune, and length)’</w:t>
      </w:r>
      <w:r>
        <w:t xml:space="preserve">,  see </w:t>
      </w:r>
      <w:r w:rsidRPr="00A03A0C">
        <w:t>https://groups.yahoo.com/neo/groups/videoblogging/database/4/edit</w:t>
      </w:r>
    </w:p>
  </w:footnote>
  <w:footnote w:id="22">
    <w:p w14:paraId="6F5CBB3F" w14:textId="77777777" w:rsidR="00A10DB7" w:rsidRPr="00C64CBA" w:rsidRDefault="00A10DB7" w:rsidP="00A10DB7">
      <w:pPr>
        <w:pStyle w:val="FootnoteText"/>
        <w:rPr>
          <w:lang w:val="en-US"/>
        </w:rPr>
      </w:pPr>
      <w:r>
        <w:rPr>
          <w:rStyle w:val="FootnoteReference"/>
        </w:rPr>
        <w:footnoteRef/>
      </w:r>
      <w:r>
        <w:t xml:space="preserve"> Jay </w:t>
      </w:r>
      <w:r w:rsidRPr="00C64CBA">
        <w:rPr>
          <w:lang w:val="en-US"/>
        </w:rPr>
        <w:t xml:space="preserve">Dedman, Email to Videoblogging list, 1 June 2004, </w:t>
      </w:r>
    </w:p>
    <w:p w14:paraId="5388633C" w14:textId="77777777" w:rsidR="00A10DB7" w:rsidRPr="00C64CBA" w:rsidRDefault="00A10DB7" w:rsidP="00A10DB7">
      <w:pPr>
        <w:pStyle w:val="FootnoteText"/>
        <w:rPr>
          <w:lang w:val="en-US"/>
        </w:rPr>
      </w:pPr>
      <w:r w:rsidRPr="00C64CBA">
        <w:rPr>
          <w:lang w:val="en-US"/>
        </w:rPr>
        <w:t xml:space="preserve">https://groups.yahoo.com/neo/groups/videoblogging/conversations/messages/2 </w:t>
      </w:r>
    </w:p>
  </w:footnote>
  <w:footnote w:id="23">
    <w:p w14:paraId="3253DEAC" w14:textId="77777777" w:rsidR="00A10DB7" w:rsidRPr="009B738D" w:rsidRDefault="00A10DB7" w:rsidP="00A10DB7">
      <w:pPr>
        <w:pStyle w:val="FootnoteText"/>
      </w:pPr>
      <w:r>
        <w:rPr>
          <w:rStyle w:val="FootnoteReference"/>
        </w:rPr>
        <w:footnoteRef/>
      </w:r>
      <w:r>
        <w:t xml:space="preserve"> Stanley </w:t>
      </w:r>
      <w:r w:rsidRPr="00624ED3">
        <w:t>Cavell, </w:t>
      </w:r>
      <w:r w:rsidRPr="00624ED3">
        <w:rPr>
          <w:i/>
          <w:iCs/>
        </w:rPr>
        <w:t>The world viewed: Reflections on the ontology of film</w:t>
      </w:r>
      <w:r w:rsidRPr="00624ED3">
        <w:t xml:space="preserve">. </w:t>
      </w:r>
      <w:r>
        <w:t xml:space="preserve">London: </w:t>
      </w:r>
      <w:r w:rsidRPr="00624ED3">
        <w:t>Harvard University Press, 1979</w:t>
      </w:r>
      <w:r>
        <w:t>, p. 32</w:t>
      </w:r>
      <w:r w:rsidRPr="00624ED3">
        <w:t>.</w:t>
      </w:r>
    </w:p>
  </w:footnote>
  <w:footnote w:id="24">
    <w:p w14:paraId="56923936" w14:textId="77777777" w:rsidR="00A10DB7" w:rsidRPr="008003E4" w:rsidRDefault="00A10DB7" w:rsidP="00A10DB7">
      <w:pPr>
        <w:pStyle w:val="FootnoteText"/>
        <w:rPr>
          <w:lang w:val="en-US"/>
        </w:rPr>
      </w:pPr>
      <w:r>
        <w:rPr>
          <w:rStyle w:val="FootnoteReference"/>
        </w:rPr>
        <w:footnoteRef/>
      </w:r>
      <w:r>
        <w:t xml:space="preserve"> </w:t>
      </w:r>
      <w:r>
        <w:rPr>
          <w:lang w:val="en-US"/>
        </w:rPr>
        <w:t>Vlog Deathmatch (</w:t>
      </w:r>
      <w:r w:rsidRPr="008003E4">
        <w:rPr>
          <w:lang w:val="en-US"/>
        </w:rPr>
        <w:t>http://vlogdeathmatch.blogspot.co.uk</w:t>
      </w:r>
      <w:r>
        <w:rPr>
          <w:lang w:val="en-US"/>
        </w:rPr>
        <w:t xml:space="preserve">) Howe’s entry </w:t>
      </w:r>
      <w:r>
        <w:rPr>
          <w:i/>
          <w:lang w:val="en-US"/>
        </w:rPr>
        <w:t>Anarchy in the UK</w:t>
      </w:r>
      <w:r>
        <w:rPr>
          <w:lang w:val="en-US"/>
        </w:rPr>
        <w:t xml:space="preserve"> was built shot, edited and uploaded on his Nokia N96, as he travelled around London (showing sites such as Parliament, Big Ben, Downing Street and the London underground, all while miming into his phone. With its stripped back production values and low quality sound and image, paid homage to Verdi’s argument that videoblogging “can b</w:t>
      </w:r>
      <w:r w:rsidRPr="009839A6">
        <w:t>e as punk rock as we want it to be</w:t>
      </w:r>
      <w:r>
        <w:t xml:space="preserve">”. </w:t>
      </w:r>
    </w:p>
  </w:footnote>
  <w:footnote w:id="25">
    <w:p w14:paraId="42A9A675" w14:textId="77777777" w:rsidR="00A10DB7" w:rsidRPr="00DC769B" w:rsidRDefault="00A10DB7" w:rsidP="00A10DB7">
      <w:pPr>
        <w:pStyle w:val="FootnoteText"/>
        <w:rPr>
          <w:lang w:val="en-US"/>
        </w:rPr>
      </w:pPr>
      <w:r>
        <w:rPr>
          <w:rStyle w:val="FootnoteReference"/>
        </w:rPr>
        <w:footnoteRef/>
      </w:r>
      <w:r>
        <w:t xml:space="preserve"> </w:t>
      </w:r>
      <w:r>
        <w:rPr>
          <w:lang w:val="en-US"/>
        </w:rPr>
        <w:t xml:space="preserve">RSS (Really Simple Syndication) has a long history, with early iterations seen in the 1990s. RSS 2.0 which is referred to here, was developed by Dave Winer and released in September 2002. </w:t>
      </w:r>
    </w:p>
  </w:footnote>
  <w:footnote w:id="26">
    <w:p w14:paraId="0163A82E" w14:textId="77777777" w:rsidR="00A10DB7" w:rsidRPr="00E33E5B" w:rsidRDefault="00A10DB7" w:rsidP="00A10DB7">
      <w:pPr>
        <w:pStyle w:val="FootnoteText"/>
        <w:rPr>
          <w:lang w:val="en-US"/>
        </w:rPr>
      </w:pPr>
      <w:r>
        <w:rPr>
          <w:rStyle w:val="FootnoteReference"/>
        </w:rPr>
        <w:footnoteRef/>
      </w:r>
      <w:r>
        <w:t xml:space="preserve"> </w:t>
      </w:r>
      <w:r>
        <w:rPr>
          <w:lang w:val="en-US"/>
        </w:rPr>
        <w:t xml:space="preserve">Just like the ‘blogosphere’ became a collective term used when talking about the network of people who write and read blogs, the vlogosphere became a term for the collective consideration of anyone involved in the practice of videoblogging, be it producing or simple consuming the videoblogs. </w:t>
      </w:r>
    </w:p>
  </w:footnote>
  <w:footnote w:id="27">
    <w:p w14:paraId="67379FBC" w14:textId="77777777" w:rsidR="00A10DB7" w:rsidRPr="00F405C9" w:rsidRDefault="00A10DB7" w:rsidP="00A10DB7">
      <w:pPr>
        <w:pStyle w:val="FootnoteText"/>
        <w:rPr>
          <w:lang w:val="en-US"/>
        </w:rPr>
      </w:pPr>
      <w:r w:rsidRPr="00F37EEF">
        <w:rPr>
          <w:rStyle w:val="FootnoteReference"/>
        </w:rPr>
        <w:footnoteRef/>
      </w:r>
      <w:r w:rsidRPr="00F37EEF">
        <w:t xml:space="preserve"> Joshua </w:t>
      </w:r>
      <w:r w:rsidRPr="00F37EEF">
        <w:rPr>
          <w:lang w:val="en-US"/>
        </w:rPr>
        <w:t xml:space="preserve">Kinberg, Email to </w:t>
      </w:r>
      <w:r>
        <w:rPr>
          <w:lang w:val="en-US"/>
        </w:rPr>
        <w:t>Videoblogging</w:t>
      </w:r>
      <w:r w:rsidRPr="00F37EEF">
        <w:rPr>
          <w:lang w:val="en-US"/>
        </w:rPr>
        <w:t xml:space="preserve"> List 12 July 2005, https://groups.yahoo.com/neo/groups/videoblogging/conversations/messages/16 402</w:t>
      </w:r>
      <w:r w:rsidRPr="00F405C9">
        <w:rPr>
          <w:lang w:val="en-US"/>
        </w:rPr>
        <w:t xml:space="preserve"> </w:t>
      </w:r>
    </w:p>
  </w:footnote>
  <w:footnote w:id="28">
    <w:p w14:paraId="5BF7E3E3" w14:textId="77777777" w:rsidR="00A10DB7" w:rsidRPr="00BC6815" w:rsidRDefault="00A10DB7" w:rsidP="00A10DB7">
      <w:pPr>
        <w:pStyle w:val="FootnoteText"/>
      </w:pPr>
      <w:r w:rsidRPr="00BC6815">
        <w:rPr>
          <w:rStyle w:val="FootnoteReference"/>
          <w:szCs w:val="20"/>
        </w:rPr>
        <w:footnoteRef/>
      </w:r>
      <w:r w:rsidRPr="00BC6815">
        <w:t xml:space="preserve"> </w:t>
      </w:r>
      <w:r>
        <w:t xml:space="preserve">FireAnt, gets its name from a recursive joke often found in computer science and programming circles. FireAnt actually stands for Fire Ant’s Not TV (this is similar to the recursive slogan for GNU: ‘GNU’s Not Unix’). </w:t>
      </w:r>
    </w:p>
  </w:footnote>
  <w:footnote w:id="29">
    <w:p w14:paraId="4FEE52AE" w14:textId="77777777" w:rsidR="00A10DB7" w:rsidRPr="00F3050F" w:rsidRDefault="00A10DB7" w:rsidP="00A10DB7">
      <w:pPr>
        <w:pStyle w:val="FootnoteText"/>
        <w:rPr>
          <w:lang w:val="en-US"/>
        </w:rPr>
      </w:pPr>
      <w:r>
        <w:rPr>
          <w:rStyle w:val="FootnoteReference"/>
        </w:rPr>
        <w:footnoteRef/>
      </w:r>
      <w:r>
        <w:t xml:space="preserve"> </w:t>
      </w:r>
      <w:r>
        <w:rPr>
          <w:lang w:val="en-US"/>
        </w:rPr>
        <w:t xml:space="preserve">Jan </w:t>
      </w:r>
      <w:r w:rsidRPr="00F3050F">
        <w:rPr>
          <w:lang w:val="en-US"/>
        </w:rPr>
        <w:t>McLaughlin</w:t>
      </w:r>
      <w:r>
        <w:rPr>
          <w:lang w:val="en-US"/>
        </w:rPr>
        <w:t xml:space="preserve">, </w:t>
      </w:r>
      <w:r w:rsidRPr="00F3050F">
        <w:rPr>
          <w:lang w:val="en-US"/>
        </w:rPr>
        <w:t xml:space="preserve">Email to Videoblogging list, 21 August 2005, </w:t>
      </w:r>
    </w:p>
    <w:p w14:paraId="04E6C78A" w14:textId="77777777" w:rsidR="00A10DB7" w:rsidRPr="00F3050F" w:rsidRDefault="00A10DB7" w:rsidP="00A10DB7">
      <w:pPr>
        <w:pStyle w:val="FootnoteText"/>
        <w:rPr>
          <w:lang w:val="en-US"/>
        </w:rPr>
      </w:pPr>
      <w:r w:rsidRPr="00F3050F">
        <w:rPr>
          <w:lang w:val="en-US"/>
        </w:rPr>
        <w:t xml:space="preserve">https://groups.yahoo.com/neo/groups/videoblogging/conversations/messages/20 517 </w:t>
      </w:r>
    </w:p>
  </w:footnote>
  <w:footnote w:id="30">
    <w:p w14:paraId="2481A2F2" w14:textId="77777777" w:rsidR="00A10DB7" w:rsidRPr="009650BD" w:rsidRDefault="00A10DB7" w:rsidP="00A10DB7">
      <w:pPr>
        <w:pStyle w:val="FootnoteText"/>
        <w:rPr>
          <w:lang w:val="en-US"/>
        </w:rPr>
      </w:pPr>
      <w:r>
        <w:rPr>
          <w:rStyle w:val="FootnoteReference"/>
        </w:rPr>
        <w:footnoteRef/>
      </w:r>
      <w:r>
        <w:t xml:space="preserve"> </w:t>
      </w:r>
      <w:r>
        <w:rPr>
          <w:lang w:val="en-US"/>
        </w:rPr>
        <w:t xml:space="preserve">Adam </w:t>
      </w:r>
      <w:r w:rsidRPr="009650BD">
        <w:rPr>
          <w:lang w:val="en-US"/>
        </w:rPr>
        <w:t>Quirk, Email to Videoblogging list, 15</w:t>
      </w:r>
      <w:r>
        <w:rPr>
          <w:lang w:val="en-US"/>
        </w:rPr>
        <w:t xml:space="preserve"> </w:t>
      </w:r>
      <w:r w:rsidRPr="009650BD">
        <w:rPr>
          <w:lang w:val="en-US"/>
        </w:rPr>
        <w:t xml:space="preserve">June 2015, </w:t>
      </w:r>
    </w:p>
    <w:p w14:paraId="1C54DF07" w14:textId="77777777" w:rsidR="00A10DB7" w:rsidRPr="009650BD" w:rsidRDefault="00A10DB7" w:rsidP="00A10DB7">
      <w:pPr>
        <w:pStyle w:val="FootnoteText"/>
        <w:rPr>
          <w:lang w:val="en-US"/>
        </w:rPr>
      </w:pPr>
      <w:r w:rsidRPr="009650BD">
        <w:rPr>
          <w:lang w:val="en-US"/>
        </w:rPr>
        <w:t xml:space="preserve">https://groups.yahoo.com/neo/groups/videoblogging/conversations/messages/14 050 </w:t>
      </w:r>
    </w:p>
  </w:footnote>
  <w:footnote w:id="31">
    <w:p w14:paraId="7EFCE376" w14:textId="77777777" w:rsidR="00A10DB7" w:rsidRPr="00E81770" w:rsidRDefault="00A10DB7" w:rsidP="00A10DB7">
      <w:pPr>
        <w:pStyle w:val="FootnoteText"/>
        <w:rPr>
          <w:lang w:val="en-US"/>
        </w:rPr>
      </w:pPr>
      <w:r>
        <w:rPr>
          <w:rStyle w:val="FootnoteReference"/>
        </w:rPr>
        <w:footnoteRef/>
      </w:r>
      <w:r>
        <w:t xml:space="preserve"> </w:t>
      </w:r>
      <w:r>
        <w:rPr>
          <w:lang w:val="en-US"/>
        </w:rPr>
        <w:t xml:space="preserve">Bit Torrent is a communication protocol used for sharing content across peer-to-peer networks. See </w:t>
      </w:r>
      <w:r w:rsidRPr="00E81770">
        <w:rPr>
          <w:lang w:val="en-US"/>
        </w:rPr>
        <w:t>http://www.bittorrent.com</w:t>
      </w:r>
      <w:r>
        <w:rPr>
          <w:lang w:val="en-US"/>
        </w:rPr>
        <w:t xml:space="preserve">. </w:t>
      </w:r>
    </w:p>
  </w:footnote>
  <w:footnote w:id="32">
    <w:p w14:paraId="46AF107D" w14:textId="77777777" w:rsidR="00A10DB7" w:rsidRPr="00D00146" w:rsidRDefault="00A10DB7" w:rsidP="00A10DB7">
      <w:pPr>
        <w:pStyle w:val="FootnoteText"/>
        <w:rPr>
          <w:lang w:val="en-US"/>
        </w:rPr>
      </w:pPr>
      <w:r>
        <w:rPr>
          <w:rStyle w:val="FootnoteReference"/>
        </w:rPr>
        <w:footnoteRef/>
      </w:r>
      <w:r>
        <w:t xml:space="preserve"> </w:t>
      </w:r>
      <w:r>
        <w:rPr>
          <w:lang w:val="en-US"/>
        </w:rPr>
        <w:t xml:space="preserve">Rupert </w:t>
      </w:r>
      <w:r w:rsidRPr="00D00146">
        <w:rPr>
          <w:lang w:val="en-US"/>
        </w:rPr>
        <w:t xml:space="preserve">Howe, Email to Videoblogging List 30 May 2014, </w:t>
      </w:r>
    </w:p>
    <w:p w14:paraId="45187788" w14:textId="77777777" w:rsidR="00A10DB7" w:rsidRPr="00D00146" w:rsidRDefault="00A10DB7" w:rsidP="00A10DB7">
      <w:pPr>
        <w:pStyle w:val="FootnoteText"/>
        <w:rPr>
          <w:lang w:val="en-US"/>
        </w:rPr>
      </w:pPr>
      <w:r w:rsidRPr="00D00146">
        <w:rPr>
          <w:lang w:val="en-US"/>
        </w:rPr>
        <w:t xml:space="preserve">https://groups.yahoo.com/neo/groups/videoblogging/conversations/messages/79 558 </w:t>
      </w:r>
    </w:p>
  </w:footnote>
  <w:footnote w:id="33">
    <w:p w14:paraId="56AE7A5E" w14:textId="77777777" w:rsidR="00A10DB7" w:rsidRPr="00C40124" w:rsidRDefault="00A10DB7" w:rsidP="00A10DB7">
      <w:pPr>
        <w:pStyle w:val="FootnoteText"/>
        <w:rPr>
          <w:lang w:val="en-US"/>
        </w:rPr>
      </w:pPr>
      <w:r>
        <w:rPr>
          <w:rStyle w:val="FootnoteReference"/>
        </w:rPr>
        <w:footnoteRef/>
      </w:r>
      <w:r>
        <w:t xml:space="preserve"> Jay </w:t>
      </w:r>
      <w:r w:rsidRPr="00C40124">
        <w:rPr>
          <w:lang w:val="en-US"/>
        </w:rPr>
        <w:t xml:space="preserve">Dedman, Email to Videoblogging list, 16 </w:t>
      </w:r>
      <w:r>
        <w:rPr>
          <w:lang w:val="en-US"/>
        </w:rPr>
        <w:t xml:space="preserve">December 2005, accessed 18 July </w:t>
      </w:r>
      <w:r w:rsidRPr="00C40124">
        <w:rPr>
          <w:lang w:val="en-US"/>
        </w:rPr>
        <w:t xml:space="preserve">2014 from email digest. </w:t>
      </w:r>
    </w:p>
  </w:footnote>
  <w:footnote w:id="34">
    <w:p w14:paraId="7E993971" w14:textId="77777777" w:rsidR="00A10DB7" w:rsidRPr="00A75FD0" w:rsidRDefault="00A10DB7" w:rsidP="00A10DB7">
      <w:pPr>
        <w:pStyle w:val="FootnoteText"/>
        <w:rPr>
          <w:lang w:val="en-US"/>
        </w:rPr>
      </w:pPr>
      <w:r>
        <w:rPr>
          <w:rStyle w:val="FootnoteReference"/>
        </w:rPr>
        <w:footnoteRef/>
      </w:r>
      <w:r>
        <w:t xml:space="preserve"> </w:t>
      </w:r>
      <w:r>
        <w:rPr>
          <w:lang w:val="en-US"/>
        </w:rPr>
        <w:t>The Web Ahead.</w:t>
      </w:r>
    </w:p>
  </w:footnote>
  <w:footnote w:id="35">
    <w:p w14:paraId="573DA753" w14:textId="77777777" w:rsidR="00A10DB7" w:rsidRPr="00EA6243" w:rsidRDefault="00A10DB7" w:rsidP="00A10DB7">
      <w:pPr>
        <w:pStyle w:val="FootnoteText"/>
        <w:rPr>
          <w:lang w:val="en-US"/>
        </w:rPr>
      </w:pPr>
      <w:r>
        <w:rPr>
          <w:rStyle w:val="FootnoteReference"/>
        </w:rPr>
        <w:footnoteRef/>
      </w:r>
      <w:r>
        <w:t xml:space="preserve"> </w:t>
      </w:r>
      <w:r>
        <w:rPr>
          <w:lang w:val="en-US"/>
        </w:rPr>
        <w:t>Joshua Kinberg, E</w:t>
      </w:r>
      <w:r w:rsidRPr="00EA6243">
        <w:rPr>
          <w:lang w:val="en-US"/>
        </w:rPr>
        <w:t xml:space="preserve">mail to </w:t>
      </w:r>
      <w:r>
        <w:rPr>
          <w:lang w:val="en-US"/>
        </w:rPr>
        <w:t>Videoblogging l</w:t>
      </w:r>
      <w:r w:rsidRPr="00EA6243">
        <w:rPr>
          <w:lang w:val="en-US"/>
        </w:rPr>
        <w:t xml:space="preserve">ist 12 July 2005, https://groups.yahoo.com/neo/groups/videoblogging/conversations/messages/16 402 </w:t>
      </w:r>
    </w:p>
  </w:footnote>
  <w:footnote w:id="36">
    <w:p w14:paraId="7348FDFB" w14:textId="77777777" w:rsidR="00A10DB7" w:rsidRDefault="00A10DB7" w:rsidP="00A10DB7">
      <w:pPr>
        <w:pStyle w:val="FootnoteText"/>
      </w:pPr>
      <w:r w:rsidRPr="00F45951">
        <w:rPr>
          <w:rStyle w:val="FootnoteReference"/>
          <w:sz w:val="20"/>
          <w:szCs w:val="20"/>
        </w:rPr>
        <w:footnoteRef/>
      </w:r>
      <w:r w:rsidRPr="00F45951">
        <w:t xml:space="preserve"> Fire Ant never made it past its 4</w:t>
      </w:r>
      <w:r w:rsidRPr="009A2D6C">
        <w:t>th</w:t>
      </w:r>
      <w:r w:rsidRPr="00F45951">
        <w:t xml:space="preserve"> Beta update, but the software is still available for download. In a pertinent moment of nostalgia, perhaps, it still comes with the same twenty preselected channels of Videobloggers, although the links sadly no longer work.</w:t>
      </w:r>
    </w:p>
  </w:footnote>
  <w:footnote w:id="37">
    <w:p w14:paraId="5244766D" w14:textId="77777777" w:rsidR="00A10DB7" w:rsidRPr="00575E03" w:rsidRDefault="00A10DB7" w:rsidP="00A10DB7">
      <w:pPr>
        <w:pStyle w:val="FootnoteText"/>
        <w:rPr>
          <w:lang w:val="en-US"/>
        </w:rPr>
      </w:pPr>
      <w:r>
        <w:rPr>
          <w:rStyle w:val="FootnoteReference"/>
        </w:rPr>
        <w:footnoteRef/>
      </w:r>
      <w:r>
        <w:t xml:space="preserve"> </w:t>
      </w:r>
      <w:r>
        <w:rPr>
          <w:lang w:val="en-US"/>
        </w:rPr>
        <w:t xml:space="preserve">The video iPod was a rather odd hybrid device when it launched, not being very suitable for video or film watching, as it had a 4:3 aspect ratio. Of course, with hindsight we see that Apple used this as a means to develop video capacities which were later to emerge in the iPod Touch and the iPhone. </w:t>
      </w:r>
    </w:p>
  </w:footnote>
  <w:footnote w:id="38">
    <w:p w14:paraId="27801156" w14:textId="77777777" w:rsidR="00A10DB7" w:rsidRDefault="00A10DB7" w:rsidP="00A10DB7">
      <w:pPr>
        <w:pStyle w:val="FootnoteText"/>
      </w:pPr>
      <w:r>
        <w:rPr>
          <w:rStyle w:val="FootnoteReference"/>
        </w:rPr>
        <w:footnoteRef/>
      </w:r>
      <w:r>
        <w:t xml:space="preserve"> The code was quite simple: </w:t>
      </w:r>
    </w:p>
    <w:p w14:paraId="7725CCA2" w14:textId="77777777" w:rsidR="00A10DB7" w:rsidRPr="009C7076" w:rsidRDefault="00A10DB7" w:rsidP="00A10DB7">
      <w:pPr>
        <w:pStyle w:val="FootnoteText"/>
      </w:pPr>
      <w:r w:rsidRPr="009C7076">
        <w:t>&lt;!-- BEGIN FREEVLOG BADGE --&gt;</w:t>
      </w:r>
    </w:p>
    <w:p w14:paraId="00284C21" w14:textId="77777777" w:rsidR="00A10DB7" w:rsidRPr="009C7076" w:rsidRDefault="00A10DB7" w:rsidP="00A10DB7">
      <w:pPr>
        <w:pStyle w:val="FootnoteText"/>
      </w:pPr>
      <w:r w:rsidRPr="009C7076">
        <w:t>&lt;a href=</w:t>
      </w:r>
      <w:r>
        <w:t>‘</w:t>
      </w:r>
      <w:r w:rsidRPr="009C7076">
        <w:t>/web/20051126023358/http://www.freevlog.org/</w:t>
      </w:r>
      <w:r>
        <w:t>’</w:t>
      </w:r>
      <w:r w:rsidRPr="009C7076">
        <w:t>title=</w:t>
      </w:r>
      <w:r>
        <w:t>‘</w:t>
      </w:r>
      <w:r w:rsidRPr="009C7076">
        <w:t>Create A Videoblog For Free</w:t>
      </w:r>
      <w:r>
        <w:t>’</w:t>
      </w:r>
      <w:r w:rsidRPr="009C7076">
        <w:t>target=_blank&gt;&lt;img src=</w:t>
      </w:r>
      <w:r>
        <w:t>‘</w:t>
      </w:r>
      <w:r w:rsidRPr="009C7076">
        <w:t>/web/20051126023358im_/http://www.archive.org/download/FreevlogBadge80X15/freevlog_badge_80x15.gif</w:t>
      </w:r>
      <w:r>
        <w:t>’</w:t>
      </w:r>
      <w:r w:rsidRPr="009C7076">
        <w:t>title=</w:t>
      </w:r>
      <w:r>
        <w:t>‘</w:t>
      </w:r>
      <w:r w:rsidRPr="009C7076">
        <w:t>Create A Videoblog For Free</w:t>
      </w:r>
      <w:r>
        <w:t>’</w:t>
      </w:r>
      <w:r w:rsidRPr="009C7076">
        <w:t>&gt;&lt;/a&gt;</w:t>
      </w:r>
    </w:p>
    <w:p w14:paraId="24FD4969" w14:textId="77777777" w:rsidR="00A10DB7" w:rsidRPr="00D20140" w:rsidRDefault="00A10DB7" w:rsidP="00A10DB7">
      <w:pPr>
        <w:pStyle w:val="FootnoteText"/>
      </w:pPr>
      <w:r w:rsidRPr="009C7076">
        <w:t>&lt;! -- END FREEVLOG BADGE --&gt; (Freevlog 2005)</w:t>
      </w:r>
    </w:p>
  </w:footnote>
  <w:footnote w:id="39">
    <w:p w14:paraId="23F5F633" w14:textId="77777777" w:rsidR="00A10DB7" w:rsidRPr="00D20140" w:rsidRDefault="00A10DB7" w:rsidP="00A10DB7">
      <w:pPr>
        <w:pStyle w:val="FootnoteText"/>
        <w:rPr>
          <w:lang w:val="en-US"/>
        </w:rPr>
      </w:pPr>
      <w:r>
        <w:rPr>
          <w:rStyle w:val="FootnoteReference"/>
        </w:rPr>
        <w:footnoteRef/>
      </w:r>
      <w:r>
        <w:t xml:space="preserve"> </w:t>
      </w:r>
      <w:r>
        <w:rPr>
          <w:lang w:val="en-US"/>
        </w:rPr>
        <w:t xml:space="preserve">Fred </w:t>
      </w:r>
      <w:r w:rsidRPr="00D20140">
        <w:rPr>
          <w:lang w:val="en-US"/>
        </w:rPr>
        <w:t xml:space="preserve">Turner, </w:t>
      </w:r>
      <w:r w:rsidRPr="001D32FC">
        <w:rPr>
          <w:i/>
          <w:lang w:val="en-US"/>
        </w:rPr>
        <w:t>From Counterculture to Cyberculture: Stewart Brand, the Whole Earth Network, and the Rise of Digital Utopianism.</w:t>
      </w:r>
    </w:p>
  </w:footnote>
  <w:footnote w:id="40">
    <w:p w14:paraId="2DF2B51B" w14:textId="77777777" w:rsidR="00A10DB7" w:rsidRPr="00795E59" w:rsidRDefault="00A10DB7" w:rsidP="00A10DB7">
      <w:pPr>
        <w:pStyle w:val="FootnoteText"/>
        <w:rPr>
          <w:lang w:val="en-US"/>
        </w:rPr>
      </w:pPr>
      <w:r>
        <w:rPr>
          <w:rStyle w:val="FootnoteReference"/>
        </w:rPr>
        <w:footnoteRef/>
      </w:r>
      <w:r>
        <w:t xml:space="preserve"> </w:t>
      </w:r>
      <w:r>
        <w:rPr>
          <w:lang w:val="en-US"/>
        </w:rPr>
        <w:t xml:space="preserve">Michael Sullivan, Email to Videoblogging list, 8 April 2009, </w:t>
      </w:r>
      <w:r w:rsidRPr="00795E59">
        <w:rPr>
          <w:lang w:val="en-US"/>
        </w:rPr>
        <w:t>https://groups.yahoo.com/neo/groups/videoblogging/conversations/messages/74645</w:t>
      </w:r>
      <w:r>
        <w:rPr>
          <w:lang w:val="en-US"/>
        </w:rPr>
        <w:t xml:space="preserve"> (formatting in original).</w:t>
      </w:r>
    </w:p>
  </w:footnote>
  <w:footnote w:id="41">
    <w:p w14:paraId="531A9796" w14:textId="77777777" w:rsidR="00A10DB7" w:rsidRPr="002E06DD" w:rsidRDefault="00A10DB7" w:rsidP="00A10DB7">
      <w:pPr>
        <w:pStyle w:val="FootnoteText"/>
        <w:rPr>
          <w:lang w:val="en-US"/>
        </w:rPr>
      </w:pPr>
      <w:r>
        <w:rPr>
          <w:rStyle w:val="FootnoteReference"/>
        </w:rPr>
        <w:footnoteRef/>
      </w:r>
      <w:r>
        <w:t xml:space="preserve"> </w:t>
      </w:r>
      <w:r>
        <w:rPr>
          <w:lang w:val="en-US"/>
        </w:rPr>
        <w:t xml:space="preserve">Charles </w:t>
      </w:r>
      <w:r w:rsidRPr="002E06DD">
        <w:rPr>
          <w:lang w:val="en-US"/>
        </w:rPr>
        <w:t>Hope</w:t>
      </w:r>
      <w:r>
        <w:rPr>
          <w:lang w:val="en-US"/>
        </w:rPr>
        <w:t xml:space="preserve">, </w:t>
      </w:r>
      <w:r w:rsidRPr="002E06DD">
        <w:rPr>
          <w:lang w:val="en-US"/>
        </w:rPr>
        <w:t xml:space="preserve">Email to Videoblogging list 10 May 2005, https://groups.yahoo.com/neo/groups/videoblogging/conversations/messages/10 817 </w:t>
      </w:r>
    </w:p>
  </w:footnote>
  <w:footnote w:id="42">
    <w:p w14:paraId="3E3639F9" w14:textId="77777777" w:rsidR="00A10DB7" w:rsidRPr="002E6AA1" w:rsidRDefault="00A10DB7" w:rsidP="00A10DB7">
      <w:pPr>
        <w:pStyle w:val="FootnoteText"/>
        <w:rPr>
          <w:lang w:val="en-US"/>
        </w:rPr>
      </w:pPr>
      <w:r>
        <w:rPr>
          <w:rStyle w:val="FootnoteReference"/>
        </w:rPr>
        <w:footnoteRef/>
      </w:r>
      <w:r>
        <w:t xml:space="preserve"> </w:t>
      </w:r>
      <w:r>
        <w:rPr>
          <w:lang w:val="en-US"/>
        </w:rPr>
        <w:t xml:space="preserve">Clint </w:t>
      </w:r>
      <w:r w:rsidRPr="002E6AA1">
        <w:rPr>
          <w:lang w:val="en-US"/>
        </w:rPr>
        <w:t xml:space="preserve">Sharp, Email to Videoblogging list, 10 May 2005, </w:t>
      </w:r>
    </w:p>
    <w:p w14:paraId="415ACF30" w14:textId="77777777" w:rsidR="00A10DB7" w:rsidRPr="002E6AA1" w:rsidRDefault="00A10DB7" w:rsidP="00A10DB7">
      <w:pPr>
        <w:pStyle w:val="FootnoteText"/>
        <w:rPr>
          <w:lang w:val="en-US"/>
        </w:rPr>
      </w:pPr>
      <w:r w:rsidRPr="002E6AA1">
        <w:rPr>
          <w:lang w:val="en-US"/>
        </w:rPr>
        <w:t xml:space="preserve">https://groups.yahoo.com/neo/groups/videoblogging/conversations/messages/10 816 </w:t>
      </w:r>
    </w:p>
  </w:footnote>
  <w:footnote w:id="43">
    <w:p w14:paraId="53CB3416" w14:textId="77777777" w:rsidR="00A10DB7" w:rsidRPr="00E86F1C" w:rsidRDefault="00A10DB7" w:rsidP="00A10DB7">
      <w:pPr>
        <w:pStyle w:val="FootnoteText"/>
      </w:pPr>
      <w:r>
        <w:rPr>
          <w:rStyle w:val="FootnoteReference"/>
        </w:rPr>
        <w:footnoteRef/>
      </w:r>
      <w:r>
        <w:t xml:space="preserve"> Steve Chen, </w:t>
      </w:r>
      <w:r w:rsidRPr="00693B76">
        <w:rPr>
          <w:lang w:val="en-US"/>
        </w:rPr>
        <w:t>Email to Videoblogging list, 3 May 2005, https://groups.yahoo.com/neo/groups/videobloggin</w:t>
      </w:r>
      <w:r>
        <w:rPr>
          <w:lang w:val="en-US"/>
        </w:rPr>
        <w:t xml:space="preserve">g/conversations/messages/10362. </w:t>
      </w:r>
    </w:p>
  </w:footnote>
  <w:footnote w:id="44">
    <w:p w14:paraId="359A0D0E" w14:textId="77777777" w:rsidR="00A10DB7" w:rsidRPr="00076394" w:rsidRDefault="00A10DB7" w:rsidP="00A10DB7">
      <w:pPr>
        <w:pStyle w:val="FootnoteText"/>
        <w:rPr>
          <w:lang w:val="en-US"/>
        </w:rPr>
      </w:pPr>
      <w:r>
        <w:rPr>
          <w:rStyle w:val="FootnoteReference"/>
        </w:rPr>
        <w:footnoteRef/>
      </w:r>
      <w:r>
        <w:t xml:space="preserve"> </w:t>
      </w:r>
      <w:r>
        <w:rPr>
          <w:lang w:val="en-US"/>
        </w:rPr>
        <w:t xml:space="preserve">Sean </w:t>
      </w:r>
      <w:r w:rsidRPr="00076394">
        <w:rPr>
          <w:lang w:val="en-US"/>
        </w:rPr>
        <w:t>Cubitt</w:t>
      </w:r>
      <w:r>
        <w:rPr>
          <w:lang w:val="en-US"/>
        </w:rPr>
        <w:t xml:space="preserve">, </w:t>
      </w:r>
      <w:r w:rsidRPr="00076394">
        <w:rPr>
          <w:i/>
          <w:iCs/>
          <w:lang w:val="en-US"/>
        </w:rPr>
        <w:t>The Cinema Effect</w:t>
      </w:r>
      <w:r>
        <w:rPr>
          <w:lang w:val="en-US"/>
        </w:rPr>
        <w:t xml:space="preserve">, Cambridge, Mass.: MIT Press, 2004. </w:t>
      </w:r>
    </w:p>
  </w:footnote>
  <w:footnote w:id="45">
    <w:p w14:paraId="71F39C7D" w14:textId="77777777" w:rsidR="00A10DB7" w:rsidRPr="00026E42" w:rsidRDefault="00A10DB7" w:rsidP="00A10DB7">
      <w:pPr>
        <w:pStyle w:val="FootnoteText"/>
        <w:rPr>
          <w:lang w:val="en-US"/>
        </w:rPr>
      </w:pPr>
      <w:r>
        <w:rPr>
          <w:rStyle w:val="FootnoteReference"/>
        </w:rPr>
        <w:footnoteRef/>
      </w:r>
      <w:r>
        <w:t xml:space="preserve"> </w:t>
      </w:r>
      <w:r w:rsidRPr="001D32FC">
        <w:rPr>
          <w:i/>
          <w:lang w:val="en-US"/>
        </w:rPr>
        <w:t>The Web Ahead</w:t>
      </w:r>
      <w:r>
        <w:rPr>
          <w:lang w:val="en-US"/>
        </w:rPr>
        <w:t>, transcript.</w:t>
      </w:r>
    </w:p>
  </w:footnote>
  <w:footnote w:id="46">
    <w:p w14:paraId="29C74F6A" w14:textId="77777777" w:rsidR="00A10DB7" w:rsidRPr="000A3542" w:rsidRDefault="00A10DB7" w:rsidP="00A10DB7">
      <w:pPr>
        <w:pStyle w:val="FootnoteText"/>
      </w:pPr>
      <w:r w:rsidRPr="000A3542">
        <w:rPr>
          <w:rStyle w:val="FootnoteReference"/>
          <w:szCs w:val="20"/>
        </w:rPr>
        <w:footnoteRef/>
      </w:r>
      <w:r w:rsidRPr="000A3542">
        <w:t xml:space="preserve"> </w:t>
      </w:r>
      <w:r>
        <w:t>O</w:t>
      </w:r>
      <w:r w:rsidRPr="000A3542">
        <w:t xml:space="preserve">ther hosting sites, such as Veoh and Dailymotion would soon feature within this discourse too. </w:t>
      </w:r>
    </w:p>
  </w:footnote>
  <w:footnote w:id="47">
    <w:p w14:paraId="5E3E4D7A" w14:textId="77777777" w:rsidR="00A10DB7" w:rsidRPr="000366C9" w:rsidRDefault="00A10DB7" w:rsidP="00A10DB7">
      <w:pPr>
        <w:pStyle w:val="FootnoteText"/>
        <w:rPr>
          <w:lang w:val="en-US"/>
        </w:rPr>
      </w:pPr>
      <w:r>
        <w:rPr>
          <w:rStyle w:val="FootnoteReference"/>
        </w:rPr>
        <w:footnoteRef/>
      </w:r>
      <w:r>
        <w:t xml:space="preserve"> </w:t>
      </w:r>
      <w:r>
        <w:rPr>
          <w:lang w:val="en-US"/>
        </w:rPr>
        <w:t>Although this book does not go into the details surrounding the creative commons licenses in much detail, it might be worth mentioning that these licenses, in particular the ‘</w:t>
      </w:r>
      <w:r w:rsidRPr="000366C9">
        <w:rPr>
          <w:bCs/>
          <w:lang w:val="en-US"/>
        </w:rPr>
        <w:t xml:space="preserve">Attribution-ShareAlike </w:t>
      </w:r>
      <w:r>
        <w:rPr>
          <w:bCs/>
          <w:lang w:val="en-US"/>
        </w:rPr>
        <w:t>(</w:t>
      </w:r>
      <w:r w:rsidRPr="000366C9">
        <w:rPr>
          <w:bCs/>
          <w:lang w:val="en-US"/>
        </w:rPr>
        <w:t>CC BY-SA</w:t>
      </w:r>
      <w:r>
        <w:rPr>
          <w:bCs/>
          <w:lang w:val="en-US"/>
        </w:rPr>
        <w:t>)’ and the ‘</w:t>
      </w:r>
      <w:r w:rsidRPr="000366C9">
        <w:rPr>
          <w:bCs/>
          <w:lang w:val="en-US"/>
        </w:rPr>
        <w:t>Attrib</w:t>
      </w:r>
      <w:r>
        <w:rPr>
          <w:bCs/>
          <w:lang w:val="en-US"/>
        </w:rPr>
        <w:t>ution-NonCommercial-ShareAlike (</w:t>
      </w:r>
      <w:r w:rsidRPr="000366C9">
        <w:rPr>
          <w:bCs/>
          <w:lang w:val="en-US"/>
        </w:rPr>
        <w:t>CC BY-NC-SA</w:t>
      </w:r>
      <w:r>
        <w:rPr>
          <w:bCs/>
          <w:lang w:val="en-US"/>
        </w:rPr>
        <w:t>)’ licenses were used by a number of the videobloggers.</w:t>
      </w:r>
    </w:p>
  </w:footnote>
  <w:footnote w:id="48">
    <w:p w14:paraId="172F3576" w14:textId="77777777" w:rsidR="00A10DB7" w:rsidRPr="00D86BA2" w:rsidRDefault="00A10DB7" w:rsidP="00A10DB7">
      <w:pPr>
        <w:pStyle w:val="FootnoteText"/>
        <w:rPr>
          <w:lang w:val="en-US"/>
        </w:rPr>
      </w:pPr>
      <w:r>
        <w:rPr>
          <w:rStyle w:val="FootnoteReference"/>
        </w:rPr>
        <w:footnoteRef/>
      </w:r>
      <w:r>
        <w:t xml:space="preserve"> </w:t>
      </w:r>
      <w:r>
        <w:rPr>
          <w:lang w:val="en-US"/>
        </w:rPr>
        <w:t xml:space="preserve">Personal correspondence with Michael Verdi, August 2005. </w:t>
      </w:r>
    </w:p>
  </w:footnote>
  <w:footnote w:id="49">
    <w:p w14:paraId="0922B82D" w14:textId="77777777" w:rsidR="00A10DB7" w:rsidRPr="00D86BA2" w:rsidRDefault="00A10DB7" w:rsidP="00A10DB7">
      <w:pPr>
        <w:pStyle w:val="FootnoteText"/>
        <w:rPr>
          <w:lang w:val="en-US"/>
        </w:rPr>
      </w:pPr>
      <w:r>
        <w:rPr>
          <w:rStyle w:val="FootnoteReference"/>
        </w:rPr>
        <w:footnoteRef/>
      </w:r>
      <w:r>
        <w:t xml:space="preserve"> Michael </w:t>
      </w:r>
      <w:r w:rsidRPr="00D86BA2">
        <w:rPr>
          <w:lang w:val="en-US"/>
        </w:rPr>
        <w:t xml:space="preserve">Sullivan, Email to Videoblogging list, 8 November 2005, https://groups.yahoo.com/neo/groups/videoblogging/conversations/messages/26 271 </w:t>
      </w:r>
    </w:p>
  </w:footnote>
  <w:footnote w:id="50">
    <w:p w14:paraId="140054B1" w14:textId="77777777" w:rsidR="00A10DB7" w:rsidRPr="00C86A23" w:rsidRDefault="00A10DB7" w:rsidP="00A10DB7">
      <w:pPr>
        <w:pStyle w:val="FootnoteText"/>
        <w:rPr>
          <w:lang w:val="en-US"/>
        </w:rPr>
      </w:pPr>
      <w:r>
        <w:rPr>
          <w:rStyle w:val="FootnoteReference"/>
        </w:rPr>
        <w:footnoteRef/>
      </w:r>
      <w:r>
        <w:t xml:space="preserve"> William </w:t>
      </w:r>
      <w:r w:rsidRPr="00C86A23">
        <w:rPr>
          <w:lang w:val="en-US"/>
        </w:rPr>
        <w:t xml:space="preserve">Uricchio, </w:t>
      </w:r>
      <w:r>
        <w:rPr>
          <w:lang w:val="en-US"/>
        </w:rPr>
        <w:t>‘</w:t>
      </w:r>
      <w:r w:rsidRPr="00C86A23">
        <w:rPr>
          <w:lang w:val="en-US"/>
        </w:rPr>
        <w:t>The Future of a Medium Once Known as</w:t>
      </w:r>
      <w:r>
        <w:rPr>
          <w:lang w:val="en-US"/>
        </w:rPr>
        <w:t xml:space="preserve"> </w:t>
      </w:r>
      <w:r w:rsidRPr="00C86A23">
        <w:rPr>
          <w:lang w:val="en-US"/>
        </w:rPr>
        <w:t>Television,</w:t>
      </w:r>
      <w:r>
        <w:rPr>
          <w:lang w:val="en-US"/>
        </w:rPr>
        <w:t xml:space="preserve">’ p. 25.  </w:t>
      </w:r>
    </w:p>
  </w:footnote>
  <w:footnote w:id="51">
    <w:p w14:paraId="6BBDC292" w14:textId="77777777" w:rsidR="00A10DB7" w:rsidRPr="00560B03" w:rsidRDefault="00A10DB7" w:rsidP="00A10DB7">
      <w:pPr>
        <w:pStyle w:val="FootnoteText"/>
        <w:rPr>
          <w:lang w:val="en-US"/>
        </w:rPr>
      </w:pPr>
      <w:r>
        <w:rPr>
          <w:rStyle w:val="FootnoteReference"/>
        </w:rPr>
        <w:footnoteRef/>
      </w:r>
      <w:r>
        <w:t xml:space="preserve"> </w:t>
      </w:r>
      <w:r>
        <w:rPr>
          <w:lang w:val="en-US"/>
        </w:rPr>
        <w:t xml:space="preserve">Brad Webb, email to Videoblogging email list, 8 November 2005, </w:t>
      </w:r>
      <w:r w:rsidRPr="00560B03">
        <w:rPr>
          <w:lang w:val="en-US"/>
        </w:rPr>
        <w:t>https://groups.yahoo.com/neo/groups/videoblogging/conversations/messages/26280</w:t>
      </w:r>
    </w:p>
  </w:footnote>
  <w:footnote w:id="52">
    <w:p w14:paraId="69DE44B0" w14:textId="77777777" w:rsidR="00A10DB7" w:rsidRPr="007206D6" w:rsidRDefault="00A10DB7" w:rsidP="00A10DB7">
      <w:pPr>
        <w:pStyle w:val="FootnoteText"/>
        <w:rPr>
          <w:lang w:val="en-US"/>
        </w:rPr>
      </w:pPr>
      <w:r>
        <w:rPr>
          <w:rStyle w:val="FootnoteReference"/>
        </w:rPr>
        <w:footnoteRef/>
      </w:r>
      <w:r>
        <w:t xml:space="preserve"> http://</w:t>
      </w:r>
      <w:r>
        <w:rPr>
          <w:lang w:val="en-US"/>
        </w:rPr>
        <w:t>vloggercon.com</w:t>
      </w:r>
    </w:p>
  </w:footnote>
  <w:footnote w:id="53">
    <w:p w14:paraId="0EFDF247" w14:textId="77777777" w:rsidR="00A10DB7" w:rsidRPr="007206D6" w:rsidRDefault="00A10DB7" w:rsidP="00A10DB7">
      <w:pPr>
        <w:pStyle w:val="FootnoteText"/>
        <w:rPr>
          <w:lang w:val="en-US"/>
        </w:rPr>
      </w:pPr>
      <w:r>
        <w:rPr>
          <w:rStyle w:val="FootnoteReference"/>
        </w:rPr>
        <w:footnoteRef/>
      </w:r>
      <w:r>
        <w:t xml:space="preserve"> </w:t>
      </w:r>
      <w:r>
        <w:rPr>
          <w:lang w:val="en-US"/>
        </w:rPr>
        <w:t xml:space="preserve">For a full list of speakers, see </w:t>
      </w:r>
      <w:r w:rsidRPr="007206D6">
        <w:rPr>
          <w:lang w:val="en-US"/>
        </w:rPr>
        <w:t>http://web.archive.org/web/20060615065257/http://www.vloggercon.com/?page_id=10</w:t>
      </w:r>
    </w:p>
  </w:footnote>
  <w:footnote w:id="54">
    <w:p w14:paraId="3F443535" w14:textId="77777777" w:rsidR="00A10DB7" w:rsidRPr="00AB1393" w:rsidRDefault="00A10DB7" w:rsidP="00A10DB7">
      <w:pPr>
        <w:pStyle w:val="FootnoteText"/>
        <w:rPr>
          <w:lang w:val="en-US"/>
        </w:rPr>
      </w:pPr>
      <w:r>
        <w:rPr>
          <w:rStyle w:val="FootnoteReference"/>
        </w:rPr>
        <w:footnoteRef/>
      </w:r>
      <w:r>
        <w:t xml:space="preserve"> Ryanne </w:t>
      </w:r>
      <w:r>
        <w:rPr>
          <w:lang w:val="en-US"/>
        </w:rPr>
        <w:t>Hodson and</w:t>
      </w:r>
      <w:r w:rsidRPr="00AB1393">
        <w:rPr>
          <w:lang w:val="en-US"/>
        </w:rPr>
        <w:t xml:space="preserve"> </w:t>
      </w:r>
      <w:r>
        <w:rPr>
          <w:lang w:val="en-US"/>
        </w:rPr>
        <w:t xml:space="preserve">S. </w:t>
      </w:r>
      <w:r w:rsidRPr="00AB1393">
        <w:rPr>
          <w:lang w:val="en-US"/>
        </w:rPr>
        <w:t xml:space="preserve">Van Every, </w:t>
      </w:r>
      <w:r w:rsidRPr="00AB1393">
        <w:rPr>
          <w:i/>
          <w:iCs/>
          <w:lang w:val="en-US"/>
        </w:rPr>
        <w:t>Tools</w:t>
      </w:r>
      <w:r w:rsidRPr="00AB1393">
        <w:rPr>
          <w:lang w:val="en-US"/>
        </w:rPr>
        <w:t xml:space="preserve">. Video from Vloggercon 2005, </w:t>
      </w:r>
    </w:p>
    <w:p w14:paraId="36B9FA90" w14:textId="77777777" w:rsidR="00A10DB7" w:rsidRPr="00AB1393" w:rsidRDefault="00A10DB7" w:rsidP="00A10DB7">
      <w:pPr>
        <w:pStyle w:val="FootnoteText"/>
        <w:rPr>
          <w:lang w:val="en-US"/>
        </w:rPr>
      </w:pPr>
      <w:r w:rsidRPr="00AB1393">
        <w:rPr>
          <w:lang w:val="en-US"/>
        </w:rPr>
        <w:t>https://archive.org/details/VloggerCon05Se</w:t>
      </w:r>
      <w:r>
        <w:rPr>
          <w:lang w:val="en-US"/>
        </w:rPr>
        <w:t xml:space="preserve">ssionsTOOLStoolsvloggercon05mov. </w:t>
      </w:r>
      <w:r w:rsidRPr="009B4351">
        <w:t>Another speaker on the panel was a young engineer from a small start-up called Vimeo. Jacob Lodwick explained how, in 2003, a friend had suggested that he start making weekly video updates, which he did. However, as he didn’t enjoy talking to the camera, so he started making creative videos and staying behind the camera, editing the footage into short films. Lodwick developed a program that allowed him to automate the editing process. By adding metadata such as dates, location and tags, Lodwick automatically edited clips together, in sequence, with added background music. The videos could be spliced together by date (e.g. play all videos from the past month), location (play all videos from New York) or tag (play all videos tagged with ‘girlfriend’) – creating an automatically generated, continuous algorithmically generated database narrative in video form. The early iteration of Vimeo presented by Lodwick in 2005 never made it out of beta. The comp</w:t>
      </w:r>
      <w:r>
        <w:t>any he chose to develop instead</w:t>
      </w:r>
      <w:r w:rsidRPr="009B4351">
        <w:t xml:space="preserve"> has become a successful video platform. Although Lodwick is no longer working for the company (he now runs Elepath, a company developing iPhone apps), Vimeo is now one of the largest video platforms with over 60 million registered users and viewers as of November 2017.</w:t>
      </w:r>
    </w:p>
  </w:footnote>
  <w:footnote w:id="55">
    <w:p w14:paraId="17CE24A8" w14:textId="77777777" w:rsidR="00A10DB7" w:rsidRPr="00EA1C42" w:rsidRDefault="00A10DB7" w:rsidP="00A10DB7">
      <w:pPr>
        <w:pStyle w:val="FootnoteText"/>
        <w:rPr>
          <w:lang w:val="en-US"/>
        </w:rPr>
      </w:pPr>
      <w:r>
        <w:rPr>
          <w:rStyle w:val="FootnoteReference"/>
        </w:rPr>
        <w:footnoteRef/>
      </w:r>
      <w:r>
        <w:t xml:space="preserve"> </w:t>
      </w:r>
      <w:r>
        <w:rPr>
          <w:lang w:val="en-US"/>
        </w:rPr>
        <w:t xml:space="preserve">There was a big contention in the community in 2007 over trademark rights to the ‘Vloggies’ brand, when PodTech claimed ownership over it and subsequently fired Irina Slutsky. Whether the Vloggies should ‘belong to the community’ or be owned by a company were hotly discussed on the videoblogging list (see the full discussion thread at </w:t>
      </w:r>
      <w:r w:rsidRPr="00EA1C42">
        <w:rPr>
          <w:lang w:val="en-US"/>
        </w:rPr>
        <w:t>https://groups.yahoo.com/neo/groups/videoblogging/conversations/topics/62872</w:t>
      </w:r>
      <w:r>
        <w:rPr>
          <w:lang w:val="en-US"/>
        </w:rPr>
        <w:t>).</w:t>
      </w:r>
    </w:p>
  </w:footnote>
  <w:footnote w:id="56">
    <w:p w14:paraId="5A60F94D" w14:textId="77777777" w:rsidR="00A10DB7" w:rsidRPr="00EA0F64" w:rsidRDefault="00A10DB7" w:rsidP="00A10DB7">
      <w:pPr>
        <w:pStyle w:val="FootnoteText"/>
        <w:rPr>
          <w:lang w:val="en-US"/>
        </w:rPr>
      </w:pPr>
      <w:r>
        <w:rPr>
          <w:rStyle w:val="FootnoteReference"/>
        </w:rPr>
        <w:footnoteRef/>
      </w:r>
      <w:r>
        <w:t xml:space="preserve"> T. </w:t>
      </w:r>
      <w:r w:rsidRPr="00EA0F64">
        <w:rPr>
          <w:lang w:val="en-US"/>
        </w:rPr>
        <w:t xml:space="preserve">Street, Email to Videoblogging list, 30 </w:t>
      </w:r>
      <w:r>
        <w:rPr>
          <w:lang w:val="en-US"/>
        </w:rPr>
        <w:t xml:space="preserve">May 2014, </w:t>
      </w:r>
      <w:r w:rsidRPr="00EA0F64">
        <w:rPr>
          <w:lang w:val="en-US"/>
        </w:rPr>
        <w:t xml:space="preserve">https://groups.yahoo.com/neo/groups/videoblogging/conversations/messages/79 563 </w:t>
      </w:r>
    </w:p>
  </w:footnote>
  <w:footnote w:id="57">
    <w:p w14:paraId="5548E89F" w14:textId="77777777" w:rsidR="00A10DB7" w:rsidRPr="00BD7999" w:rsidRDefault="00A10DB7" w:rsidP="00A10DB7">
      <w:pPr>
        <w:pStyle w:val="FootnoteText"/>
        <w:rPr>
          <w:lang w:val="en-US"/>
        </w:rPr>
      </w:pPr>
      <w:r>
        <w:rPr>
          <w:rStyle w:val="FootnoteReference"/>
        </w:rPr>
        <w:footnoteRef/>
      </w:r>
      <w:r>
        <w:t xml:space="preserve"> P</w:t>
      </w:r>
      <w:r>
        <w:rPr>
          <w:rFonts w:cs="Times New Roman"/>
          <w:szCs w:val="22"/>
        </w:rPr>
        <w:t>ersonal email correspondence.</w:t>
      </w:r>
    </w:p>
  </w:footnote>
  <w:footnote w:id="58">
    <w:p w14:paraId="6910F9F2" w14:textId="77777777" w:rsidR="00A10DB7" w:rsidRPr="009B4351" w:rsidRDefault="00A10DB7" w:rsidP="00A10DB7">
      <w:pPr>
        <w:pStyle w:val="FootnoteText"/>
        <w:rPr>
          <w:lang w:val="en-US"/>
        </w:rPr>
      </w:pPr>
      <w:r>
        <w:rPr>
          <w:rStyle w:val="FootnoteReference"/>
        </w:rPr>
        <w:footnoteRef/>
      </w:r>
      <w:r>
        <w:t xml:space="preserve"> </w:t>
      </w:r>
      <w:r>
        <w:rPr>
          <w:lang w:val="en-US"/>
        </w:rPr>
        <w:t>Personal email correspondence.</w:t>
      </w:r>
    </w:p>
  </w:footnote>
  <w:footnote w:id="59">
    <w:p w14:paraId="4B519F1E" w14:textId="77777777" w:rsidR="00A10DB7" w:rsidRPr="00EA0F64" w:rsidRDefault="00A10DB7" w:rsidP="00A10DB7">
      <w:pPr>
        <w:pStyle w:val="FootnoteText"/>
        <w:rPr>
          <w:lang w:val="en-US"/>
        </w:rPr>
      </w:pPr>
      <w:r>
        <w:rPr>
          <w:rStyle w:val="FootnoteReference"/>
        </w:rPr>
        <w:footnoteRef/>
      </w:r>
      <w:r>
        <w:t xml:space="preserve"> Garnet </w:t>
      </w:r>
      <w:r>
        <w:rPr>
          <w:lang w:val="en-US"/>
        </w:rPr>
        <w:t xml:space="preserve">Hertz </w:t>
      </w:r>
      <w:r w:rsidRPr="00EA0F64">
        <w:rPr>
          <w:lang w:val="en-US"/>
        </w:rPr>
        <w:t xml:space="preserve">and </w:t>
      </w:r>
      <w:r>
        <w:rPr>
          <w:lang w:val="en-US"/>
        </w:rPr>
        <w:t xml:space="preserve">Jussi </w:t>
      </w:r>
      <w:r w:rsidRPr="00EA0F64">
        <w:rPr>
          <w:lang w:val="en-US"/>
        </w:rPr>
        <w:t xml:space="preserve">Parikka, </w:t>
      </w:r>
      <w:r>
        <w:rPr>
          <w:lang w:val="en-US"/>
        </w:rPr>
        <w:t>‘</w:t>
      </w:r>
      <w:r w:rsidRPr="00EA0F64">
        <w:rPr>
          <w:lang w:val="en-US"/>
        </w:rPr>
        <w:t>Five Principles of Zombie Media</w:t>
      </w:r>
      <w:r>
        <w:rPr>
          <w:lang w:val="en-US"/>
        </w:rPr>
        <w:t>’</w:t>
      </w:r>
      <w:r w:rsidRPr="00EA0F64">
        <w:rPr>
          <w:lang w:val="en-US"/>
        </w:rPr>
        <w:t xml:space="preserve">, </w:t>
      </w:r>
      <w:r w:rsidRPr="00EA0F64">
        <w:rPr>
          <w:i/>
          <w:iCs/>
          <w:lang w:val="en-US"/>
        </w:rPr>
        <w:t>Defunct/Refunct</w:t>
      </w:r>
      <w:r>
        <w:rPr>
          <w:iCs/>
          <w:lang w:val="en-US"/>
        </w:rPr>
        <w:t>, (2012)</w:t>
      </w:r>
      <w:r w:rsidRPr="00EA0F64">
        <w:rPr>
          <w:lang w:val="en-US"/>
        </w:rPr>
        <w:t xml:space="preserve"> </w:t>
      </w:r>
    </w:p>
    <w:p w14:paraId="15521273" w14:textId="77777777" w:rsidR="00A10DB7" w:rsidRPr="00EA0F64" w:rsidRDefault="00A10DB7" w:rsidP="00A10DB7">
      <w:pPr>
        <w:pStyle w:val="FootnoteText"/>
        <w:rPr>
          <w:lang w:val="en-US"/>
        </w:rPr>
      </w:pPr>
      <w:r w:rsidRPr="00EA0F64">
        <w:rPr>
          <w:lang w:val="en-US"/>
        </w:rPr>
        <w:t>http://ruared.ie/Documents/defunct_refunct_catalogue_web.pdf </w:t>
      </w:r>
    </w:p>
  </w:footnote>
  <w:footnote w:id="60">
    <w:p w14:paraId="089A835F" w14:textId="77777777" w:rsidR="00A10DB7" w:rsidRPr="00EA0F64" w:rsidRDefault="00A10DB7" w:rsidP="00A10DB7">
      <w:pPr>
        <w:pStyle w:val="FootnoteText"/>
        <w:rPr>
          <w:lang w:val="en-US"/>
        </w:rPr>
      </w:pPr>
      <w:r>
        <w:rPr>
          <w:rStyle w:val="FootnoteReference"/>
        </w:rPr>
        <w:footnoteRef/>
      </w:r>
      <w:r>
        <w:t xml:space="preserve"> Garnet </w:t>
      </w:r>
      <w:r>
        <w:rPr>
          <w:lang w:val="en-US"/>
        </w:rPr>
        <w:t xml:space="preserve">Hertz </w:t>
      </w:r>
      <w:r w:rsidRPr="00EA0F64">
        <w:rPr>
          <w:lang w:val="en-US"/>
        </w:rPr>
        <w:t xml:space="preserve">and </w:t>
      </w:r>
      <w:r>
        <w:rPr>
          <w:lang w:val="en-US"/>
        </w:rPr>
        <w:t>Jussi Parikka, ‘</w:t>
      </w:r>
      <w:r w:rsidRPr="00EA0F64">
        <w:rPr>
          <w:lang w:val="en-US"/>
        </w:rPr>
        <w:t>Zombie Media: Circuit Bending Media Archaeology into an Art Method</w:t>
      </w:r>
      <w:r>
        <w:rPr>
          <w:lang w:val="en-US"/>
        </w:rPr>
        <w:t>’</w:t>
      </w:r>
      <w:r w:rsidRPr="00EA0F64">
        <w:rPr>
          <w:lang w:val="en-US"/>
        </w:rPr>
        <w:t xml:space="preserve">, </w:t>
      </w:r>
      <w:r w:rsidRPr="00EA0F64">
        <w:rPr>
          <w:i/>
          <w:iCs/>
          <w:lang w:val="en-US"/>
        </w:rPr>
        <w:t>Leonardo</w:t>
      </w:r>
      <w:r w:rsidRPr="00EA0F64">
        <w:rPr>
          <w:lang w:val="en-US"/>
        </w:rPr>
        <w:t xml:space="preserve">, </w:t>
      </w:r>
      <w:r>
        <w:rPr>
          <w:lang w:val="en-US"/>
        </w:rPr>
        <w:t>45.</w:t>
      </w:r>
      <w:r w:rsidRPr="00EA0F64">
        <w:rPr>
          <w:lang w:val="en-US"/>
        </w:rPr>
        <w:t>5</w:t>
      </w:r>
      <w:r>
        <w:rPr>
          <w:lang w:val="en-US"/>
        </w:rPr>
        <w:t xml:space="preserve"> (2012)</w:t>
      </w:r>
      <w:r w:rsidRPr="00EA0F64">
        <w:rPr>
          <w:lang w:val="en-US"/>
        </w:rPr>
        <w:t xml:space="preserve">, pp. 424–430. </w:t>
      </w:r>
    </w:p>
    <w:p w14:paraId="2AAE92D4" w14:textId="77777777" w:rsidR="00A10DB7" w:rsidRPr="00EA0F64" w:rsidRDefault="00A10DB7" w:rsidP="00A10DB7">
      <w:pPr>
        <w:pStyle w:val="FootnoteText"/>
        <w:rPr>
          <w:lang w:val="en-US"/>
        </w:rPr>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C92521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C72B5A0"/>
    <w:lvl w:ilvl="0">
      <w:start w:val="1"/>
      <w:numFmt w:val="decimal"/>
      <w:lvlText w:val="%1."/>
      <w:lvlJc w:val="left"/>
      <w:pPr>
        <w:tabs>
          <w:tab w:val="num" w:pos="1800"/>
        </w:tabs>
        <w:ind w:left="1800" w:hanging="360"/>
      </w:pPr>
    </w:lvl>
  </w:abstractNum>
  <w:abstractNum w:abstractNumId="2">
    <w:nsid w:val="FFFFFF7D"/>
    <w:multiLevelType w:val="singleLevel"/>
    <w:tmpl w:val="7CD2033E"/>
    <w:lvl w:ilvl="0">
      <w:start w:val="1"/>
      <w:numFmt w:val="decimal"/>
      <w:lvlText w:val="%1."/>
      <w:lvlJc w:val="left"/>
      <w:pPr>
        <w:tabs>
          <w:tab w:val="num" w:pos="1440"/>
        </w:tabs>
        <w:ind w:left="1440" w:hanging="360"/>
      </w:pPr>
    </w:lvl>
  </w:abstractNum>
  <w:abstractNum w:abstractNumId="3">
    <w:nsid w:val="FFFFFF7E"/>
    <w:multiLevelType w:val="singleLevel"/>
    <w:tmpl w:val="8FEA9F42"/>
    <w:lvl w:ilvl="0">
      <w:start w:val="1"/>
      <w:numFmt w:val="decimal"/>
      <w:lvlText w:val="%1."/>
      <w:lvlJc w:val="left"/>
      <w:pPr>
        <w:tabs>
          <w:tab w:val="num" w:pos="1080"/>
        </w:tabs>
        <w:ind w:left="1080" w:hanging="360"/>
      </w:pPr>
    </w:lvl>
  </w:abstractNum>
  <w:abstractNum w:abstractNumId="4">
    <w:nsid w:val="FFFFFF7F"/>
    <w:multiLevelType w:val="singleLevel"/>
    <w:tmpl w:val="1F7C2AFC"/>
    <w:lvl w:ilvl="0">
      <w:start w:val="1"/>
      <w:numFmt w:val="decimal"/>
      <w:lvlText w:val="%1."/>
      <w:lvlJc w:val="left"/>
      <w:pPr>
        <w:tabs>
          <w:tab w:val="num" w:pos="720"/>
        </w:tabs>
        <w:ind w:left="720" w:hanging="360"/>
      </w:pPr>
    </w:lvl>
  </w:abstractNum>
  <w:abstractNum w:abstractNumId="5">
    <w:nsid w:val="FFFFFF80"/>
    <w:multiLevelType w:val="singleLevel"/>
    <w:tmpl w:val="5C3CD81E"/>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A060317A"/>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CDCC919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1C5085AE"/>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0D2ED922"/>
    <w:lvl w:ilvl="0">
      <w:start w:val="1"/>
      <w:numFmt w:val="decimal"/>
      <w:lvlText w:val="%1."/>
      <w:lvlJc w:val="left"/>
      <w:pPr>
        <w:tabs>
          <w:tab w:val="num" w:pos="360"/>
        </w:tabs>
        <w:ind w:left="360" w:hanging="360"/>
      </w:pPr>
    </w:lvl>
  </w:abstractNum>
  <w:abstractNum w:abstractNumId="10">
    <w:nsid w:val="FFFFFF89"/>
    <w:multiLevelType w:val="singleLevel"/>
    <w:tmpl w:val="CE46EDBE"/>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hybridMultilevel"/>
    <w:tmpl w:val="00000001"/>
    <w:lvl w:ilvl="0" w:tplc="00000001">
      <w:start w:val="23"/>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19DA68AE"/>
    <w:multiLevelType w:val="hybridMultilevel"/>
    <w:tmpl w:val="F2B23A68"/>
    <w:lvl w:ilvl="0" w:tplc="1E0CF2C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453E7D"/>
    <w:multiLevelType w:val="hybridMultilevel"/>
    <w:tmpl w:val="AA2859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D601417"/>
    <w:multiLevelType w:val="hybridMultilevel"/>
    <w:tmpl w:val="1CD8050E"/>
    <w:lvl w:ilvl="0" w:tplc="62DE72E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2"/>
  </w:num>
  <w:num w:numId="3">
    <w:abstractNumId w:val="14"/>
  </w:num>
  <w:num w:numId="4">
    <w:abstractNumId w:val="11"/>
  </w:num>
  <w:num w:numId="5">
    <w:abstractNumId w:val="10"/>
  </w:num>
  <w:num w:numId="6">
    <w:abstractNumId w:val="8"/>
  </w:num>
  <w:num w:numId="7">
    <w:abstractNumId w:val="7"/>
  </w:num>
  <w:num w:numId="8">
    <w:abstractNumId w:val="6"/>
  </w:num>
  <w:num w:numId="9">
    <w:abstractNumId w:val="5"/>
  </w:num>
  <w:num w:numId="10">
    <w:abstractNumId w:val="9"/>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numStart w:val="196"/>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0B66"/>
    <w:rsid w:val="001C0B66"/>
    <w:rsid w:val="0057037C"/>
    <w:rsid w:val="00886868"/>
    <w:rsid w:val="00A10D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CAC069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0DB7"/>
    <w:pPr>
      <w:spacing w:line="360" w:lineRule="auto"/>
    </w:pPr>
    <w:rPr>
      <w:rFonts w:ascii="Times New Roman" w:hAnsi="Times New Roman"/>
      <w:lang w:val="en-GB"/>
    </w:rPr>
  </w:style>
  <w:style w:type="paragraph" w:styleId="Heading1">
    <w:name w:val="heading 1"/>
    <w:basedOn w:val="Normal"/>
    <w:next w:val="Normal"/>
    <w:link w:val="Heading1Char"/>
    <w:uiPriority w:val="9"/>
    <w:qFormat/>
    <w:rsid w:val="00A10DB7"/>
    <w:pPr>
      <w:keepNext/>
      <w:keepLines/>
      <w:spacing w:before="480"/>
      <w:outlineLvl w:val="0"/>
    </w:pPr>
    <w:rPr>
      <w:rFonts w:eastAsiaTheme="majorEastAsia" w:cs="Times New Roman"/>
      <w:b/>
      <w:bCs/>
      <w:color w:val="000000" w:themeColor="text1"/>
      <w:sz w:val="28"/>
      <w:szCs w:val="32"/>
      <w:u w:val="single"/>
    </w:rPr>
  </w:style>
  <w:style w:type="paragraph" w:styleId="Heading2">
    <w:name w:val="heading 2"/>
    <w:basedOn w:val="Normal"/>
    <w:next w:val="Normal"/>
    <w:link w:val="Heading2Char"/>
    <w:uiPriority w:val="9"/>
    <w:unhideWhenUsed/>
    <w:qFormat/>
    <w:rsid w:val="00A10DB7"/>
    <w:pPr>
      <w:keepNext/>
      <w:keepLines/>
      <w:spacing w:before="200"/>
      <w:outlineLvl w:val="1"/>
    </w:pPr>
    <w:rPr>
      <w:rFonts w:eastAsiaTheme="majorEastAsia" w:cs="Times New Roman"/>
      <w:b/>
      <w:bCs/>
      <w:color w:val="000000" w:themeColor="text1"/>
    </w:rPr>
  </w:style>
  <w:style w:type="paragraph" w:styleId="Heading3">
    <w:name w:val="heading 3"/>
    <w:basedOn w:val="Normal"/>
    <w:next w:val="Normal"/>
    <w:link w:val="Heading3Char"/>
    <w:uiPriority w:val="9"/>
    <w:unhideWhenUsed/>
    <w:qFormat/>
    <w:rsid w:val="00A10DB7"/>
    <w:pPr>
      <w:keepNext/>
      <w:keepLines/>
      <w:spacing w:before="200"/>
      <w:outlineLvl w:val="2"/>
    </w:pPr>
    <w:rPr>
      <w:rFonts w:eastAsiaTheme="majorEastAsia" w:cs="Times New Roman"/>
      <w:b/>
      <w:bCs/>
      <w:i/>
      <w:color w:val="000000" w:themeColor="text1"/>
    </w:rPr>
  </w:style>
  <w:style w:type="paragraph" w:styleId="Heading4">
    <w:name w:val="heading 4"/>
    <w:basedOn w:val="Normal"/>
    <w:next w:val="Normal"/>
    <w:link w:val="Heading4Char"/>
    <w:uiPriority w:val="9"/>
    <w:unhideWhenUsed/>
    <w:qFormat/>
    <w:rsid w:val="00A10DB7"/>
    <w:pPr>
      <w:keepNext/>
      <w:keepLines/>
      <w:spacing w:before="200"/>
      <w:outlineLvl w:val="3"/>
    </w:pPr>
    <w:rPr>
      <w:b/>
      <w:bCs/>
      <w:i/>
      <w:iCs/>
      <w:szCs w:val="22"/>
    </w:rPr>
  </w:style>
  <w:style w:type="paragraph" w:styleId="Heading5">
    <w:name w:val="heading 5"/>
    <w:basedOn w:val="Normal"/>
    <w:next w:val="Normal"/>
    <w:link w:val="Heading5Char"/>
    <w:uiPriority w:val="9"/>
    <w:unhideWhenUsed/>
    <w:qFormat/>
    <w:rsid w:val="00A10DB7"/>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10DB7"/>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C0B6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C0B66"/>
    <w:rPr>
      <w:rFonts w:ascii="Lucida Grande" w:hAnsi="Lucida Grande" w:cs="Lucida Grande"/>
      <w:sz w:val="18"/>
      <w:szCs w:val="18"/>
    </w:rPr>
  </w:style>
  <w:style w:type="character" w:customStyle="1" w:styleId="Heading1Char">
    <w:name w:val="Heading 1 Char"/>
    <w:basedOn w:val="DefaultParagraphFont"/>
    <w:link w:val="Heading1"/>
    <w:uiPriority w:val="9"/>
    <w:rsid w:val="00A10DB7"/>
    <w:rPr>
      <w:rFonts w:ascii="Times New Roman" w:eastAsiaTheme="majorEastAsia" w:hAnsi="Times New Roman" w:cs="Times New Roman"/>
      <w:b/>
      <w:bCs/>
      <w:color w:val="000000" w:themeColor="text1"/>
      <w:sz w:val="28"/>
      <w:szCs w:val="32"/>
      <w:u w:val="single"/>
      <w:lang w:val="en-GB"/>
    </w:rPr>
  </w:style>
  <w:style w:type="character" w:customStyle="1" w:styleId="Heading2Char">
    <w:name w:val="Heading 2 Char"/>
    <w:basedOn w:val="DefaultParagraphFont"/>
    <w:link w:val="Heading2"/>
    <w:uiPriority w:val="9"/>
    <w:rsid w:val="00A10DB7"/>
    <w:rPr>
      <w:rFonts w:ascii="Times New Roman" w:eastAsiaTheme="majorEastAsia" w:hAnsi="Times New Roman" w:cs="Times New Roman"/>
      <w:b/>
      <w:bCs/>
      <w:color w:val="000000" w:themeColor="text1"/>
      <w:lang w:val="en-GB"/>
    </w:rPr>
  </w:style>
  <w:style w:type="character" w:customStyle="1" w:styleId="Heading3Char">
    <w:name w:val="Heading 3 Char"/>
    <w:basedOn w:val="DefaultParagraphFont"/>
    <w:link w:val="Heading3"/>
    <w:uiPriority w:val="9"/>
    <w:rsid w:val="00A10DB7"/>
    <w:rPr>
      <w:rFonts w:ascii="Times New Roman" w:eastAsiaTheme="majorEastAsia" w:hAnsi="Times New Roman" w:cs="Times New Roman"/>
      <w:b/>
      <w:bCs/>
      <w:i/>
      <w:color w:val="000000" w:themeColor="text1"/>
      <w:lang w:val="en-GB"/>
    </w:rPr>
  </w:style>
  <w:style w:type="character" w:customStyle="1" w:styleId="Heading4Char">
    <w:name w:val="Heading 4 Char"/>
    <w:basedOn w:val="DefaultParagraphFont"/>
    <w:link w:val="Heading4"/>
    <w:uiPriority w:val="9"/>
    <w:rsid w:val="00A10DB7"/>
    <w:rPr>
      <w:rFonts w:ascii="Times New Roman" w:hAnsi="Times New Roman"/>
      <w:b/>
      <w:bCs/>
      <w:i/>
      <w:iCs/>
      <w:szCs w:val="22"/>
      <w:lang w:val="en-GB"/>
    </w:rPr>
  </w:style>
  <w:style w:type="character" w:customStyle="1" w:styleId="Heading5Char">
    <w:name w:val="Heading 5 Char"/>
    <w:basedOn w:val="DefaultParagraphFont"/>
    <w:link w:val="Heading5"/>
    <w:uiPriority w:val="9"/>
    <w:rsid w:val="00A10DB7"/>
    <w:rPr>
      <w:rFonts w:asciiTheme="majorHAnsi" w:eastAsiaTheme="majorEastAsia" w:hAnsiTheme="majorHAnsi" w:cstheme="majorBidi"/>
      <w:color w:val="243F60" w:themeColor="accent1" w:themeShade="7F"/>
      <w:lang w:val="en-GB"/>
    </w:rPr>
  </w:style>
  <w:style w:type="character" w:customStyle="1" w:styleId="Heading6Char">
    <w:name w:val="Heading 6 Char"/>
    <w:basedOn w:val="DefaultParagraphFont"/>
    <w:link w:val="Heading6"/>
    <w:uiPriority w:val="9"/>
    <w:rsid w:val="00A10DB7"/>
    <w:rPr>
      <w:rFonts w:asciiTheme="majorHAnsi" w:eastAsiaTheme="majorEastAsia" w:hAnsiTheme="majorHAnsi" w:cstheme="majorBidi"/>
      <w:i/>
      <w:iCs/>
      <w:color w:val="243F60" w:themeColor="accent1" w:themeShade="7F"/>
      <w:lang w:val="en-GB"/>
    </w:rPr>
  </w:style>
  <w:style w:type="paragraph" w:styleId="FootnoteText">
    <w:name w:val="footnote text"/>
    <w:basedOn w:val="Normal"/>
    <w:link w:val="FootnoteTextChar"/>
    <w:autoRedefine/>
    <w:uiPriority w:val="99"/>
    <w:unhideWhenUsed/>
    <w:qFormat/>
    <w:rsid w:val="00A10DB7"/>
    <w:pPr>
      <w:spacing w:line="240" w:lineRule="auto"/>
    </w:pPr>
    <w:rPr>
      <w:sz w:val="18"/>
      <w:szCs w:val="18"/>
    </w:rPr>
  </w:style>
  <w:style w:type="character" w:customStyle="1" w:styleId="FootnoteTextChar">
    <w:name w:val="Footnote Text Char"/>
    <w:basedOn w:val="DefaultParagraphFont"/>
    <w:link w:val="FootnoteText"/>
    <w:uiPriority w:val="99"/>
    <w:rsid w:val="00A10DB7"/>
    <w:rPr>
      <w:rFonts w:ascii="Times New Roman" w:hAnsi="Times New Roman"/>
      <w:sz w:val="18"/>
      <w:szCs w:val="18"/>
      <w:lang w:val="en-GB"/>
    </w:rPr>
  </w:style>
  <w:style w:type="character" w:styleId="FootnoteReference">
    <w:name w:val="footnote reference"/>
    <w:basedOn w:val="DefaultParagraphFont"/>
    <w:uiPriority w:val="99"/>
    <w:unhideWhenUsed/>
    <w:rsid w:val="00A10DB7"/>
    <w:rPr>
      <w:vertAlign w:val="superscript"/>
    </w:rPr>
  </w:style>
  <w:style w:type="character" w:styleId="CommentReference">
    <w:name w:val="annotation reference"/>
    <w:basedOn w:val="DefaultParagraphFont"/>
    <w:uiPriority w:val="99"/>
    <w:semiHidden/>
    <w:unhideWhenUsed/>
    <w:rsid w:val="00A10DB7"/>
    <w:rPr>
      <w:sz w:val="18"/>
      <w:szCs w:val="18"/>
    </w:rPr>
  </w:style>
  <w:style w:type="paragraph" w:styleId="CommentText">
    <w:name w:val="annotation text"/>
    <w:basedOn w:val="Normal"/>
    <w:link w:val="CommentTextChar"/>
    <w:uiPriority w:val="99"/>
    <w:semiHidden/>
    <w:unhideWhenUsed/>
    <w:rsid w:val="00A10DB7"/>
  </w:style>
  <w:style w:type="character" w:customStyle="1" w:styleId="CommentTextChar">
    <w:name w:val="Comment Text Char"/>
    <w:basedOn w:val="DefaultParagraphFont"/>
    <w:link w:val="CommentText"/>
    <w:uiPriority w:val="99"/>
    <w:semiHidden/>
    <w:rsid w:val="00A10DB7"/>
    <w:rPr>
      <w:rFonts w:ascii="Times New Roman" w:hAnsi="Times New Roman"/>
      <w:lang w:val="en-GB"/>
    </w:rPr>
  </w:style>
  <w:style w:type="paragraph" w:styleId="ListParagraph">
    <w:name w:val="List Paragraph"/>
    <w:basedOn w:val="Normal"/>
    <w:uiPriority w:val="34"/>
    <w:qFormat/>
    <w:rsid w:val="00A10DB7"/>
    <w:pPr>
      <w:ind w:left="720"/>
      <w:contextualSpacing/>
    </w:pPr>
  </w:style>
  <w:style w:type="table" w:styleId="TableGrid">
    <w:name w:val="Table Grid"/>
    <w:basedOn w:val="TableNormal"/>
    <w:uiPriority w:val="59"/>
    <w:rsid w:val="00A10DB7"/>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lockQuote">
    <w:name w:val="Block Quote"/>
    <w:basedOn w:val="Normal"/>
    <w:next w:val="Normal"/>
    <w:qFormat/>
    <w:rsid w:val="00A10DB7"/>
    <w:pPr>
      <w:spacing w:before="120" w:after="120" w:line="240" w:lineRule="auto"/>
      <w:ind w:left="720"/>
    </w:pPr>
    <w:rPr>
      <w:lang w:val="en-US"/>
    </w:rPr>
  </w:style>
  <w:style w:type="paragraph" w:styleId="Footer">
    <w:name w:val="footer"/>
    <w:basedOn w:val="Normal"/>
    <w:link w:val="FooterChar"/>
    <w:uiPriority w:val="99"/>
    <w:unhideWhenUsed/>
    <w:rsid w:val="00A10DB7"/>
    <w:pPr>
      <w:tabs>
        <w:tab w:val="center" w:pos="4320"/>
        <w:tab w:val="right" w:pos="8640"/>
      </w:tabs>
    </w:pPr>
    <w:rPr>
      <w:lang w:val="en-US"/>
    </w:rPr>
  </w:style>
  <w:style w:type="character" w:customStyle="1" w:styleId="FooterChar">
    <w:name w:val="Footer Char"/>
    <w:basedOn w:val="DefaultParagraphFont"/>
    <w:link w:val="Footer"/>
    <w:uiPriority w:val="99"/>
    <w:rsid w:val="00A10DB7"/>
    <w:rPr>
      <w:rFonts w:ascii="Times New Roman" w:hAnsi="Times New Roman"/>
    </w:rPr>
  </w:style>
  <w:style w:type="character" w:styleId="PageNumber">
    <w:name w:val="page number"/>
    <w:basedOn w:val="DefaultParagraphFont"/>
    <w:uiPriority w:val="99"/>
    <w:semiHidden/>
    <w:unhideWhenUsed/>
    <w:rsid w:val="00A10DB7"/>
  </w:style>
  <w:style w:type="paragraph" w:customStyle="1" w:styleId="quote">
    <w:name w:val="quote"/>
    <w:basedOn w:val="Normal"/>
    <w:rsid w:val="00A10DB7"/>
    <w:pPr>
      <w:ind w:left="720" w:right="929"/>
    </w:pPr>
    <w:rPr>
      <w:rFonts w:eastAsia="Times New Roman" w:cs="Times New Roman"/>
      <w:lang w:val="en-US"/>
    </w:rPr>
  </w:style>
  <w:style w:type="character" w:styleId="Hyperlink">
    <w:name w:val="Hyperlink"/>
    <w:basedOn w:val="DefaultParagraphFont"/>
    <w:uiPriority w:val="99"/>
    <w:unhideWhenUsed/>
    <w:rsid w:val="00A10DB7"/>
    <w:rPr>
      <w:color w:val="0000FF" w:themeColor="hyperlink"/>
      <w:u w:val="single"/>
    </w:rPr>
  </w:style>
  <w:style w:type="paragraph" w:styleId="DocumentMap">
    <w:name w:val="Document Map"/>
    <w:basedOn w:val="Normal"/>
    <w:link w:val="DocumentMapChar"/>
    <w:uiPriority w:val="99"/>
    <w:semiHidden/>
    <w:unhideWhenUsed/>
    <w:rsid w:val="00A10DB7"/>
    <w:rPr>
      <w:rFonts w:ascii="Lucida Grande" w:hAnsi="Lucida Grande" w:cs="Lucida Grande"/>
      <w:lang w:val="en-US"/>
    </w:rPr>
  </w:style>
  <w:style w:type="character" w:customStyle="1" w:styleId="DocumentMapChar">
    <w:name w:val="Document Map Char"/>
    <w:basedOn w:val="DefaultParagraphFont"/>
    <w:link w:val="DocumentMap"/>
    <w:uiPriority w:val="99"/>
    <w:semiHidden/>
    <w:rsid w:val="00A10DB7"/>
    <w:rPr>
      <w:rFonts w:ascii="Lucida Grande" w:hAnsi="Lucida Grande" w:cs="Lucida Grande"/>
    </w:rPr>
  </w:style>
  <w:style w:type="paragraph" w:styleId="Header">
    <w:name w:val="header"/>
    <w:basedOn w:val="Normal"/>
    <w:link w:val="HeaderChar"/>
    <w:uiPriority w:val="99"/>
    <w:unhideWhenUsed/>
    <w:rsid w:val="00A10DB7"/>
    <w:pPr>
      <w:tabs>
        <w:tab w:val="center" w:pos="4320"/>
        <w:tab w:val="right" w:pos="8640"/>
      </w:tabs>
    </w:pPr>
    <w:rPr>
      <w:lang w:val="en-US"/>
    </w:rPr>
  </w:style>
  <w:style w:type="character" w:customStyle="1" w:styleId="HeaderChar">
    <w:name w:val="Header Char"/>
    <w:basedOn w:val="DefaultParagraphFont"/>
    <w:link w:val="Header"/>
    <w:uiPriority w:val="99"/>
    <w:rsid w:val="00A10DB7"/>
    <w:rPr>
      <w:rFonts w:ascii="Times New Roman" w:hAnsi="Times New Roman"/>
    </w:rPr>
  </w:style>
  <w:style w:type="paragraph" w:customStyle="1" w:styleId="AcademicNormal">
    <w:name w:val="AcademicNormal"/>
    <w:basedOn w:val="Normal"/>
    <w:rsid w:val="00A10DB7"/>
    <w:pPr>
      <w:jc w:val="both"/>
    </w:pPr>
    <w:rPr>
      <w:rFonts w:ascii="Garamond" w:eastAsia="Times" w:hAnsi="Garamond" w:cs="Times New Roman"/>
      <w:szCs w:val="20"/>
    </w:rPr>
  </w:style>
  <w:style w:type="paragraph" w:customStyle="1" w:styleId="Chapter">
    <w:name w:val="Chapter"/>
    <w:basedOn w:val="Normal"/>
    <w:rsid w:val="00A10DB7"/>
    <w:pPr>
      <w:widowControl w:val="0"/>
      <w:tabs>
        <w:tab w:val="left" w:pos="287"/>
        <w:tab w:val="left" w:pos="1200"/>
        <w:tab w:val="left" w:pos="1600"/>
        <w:tab w:val="left" w:pos="2000"/>
      </w:tabs>
      <w:autoSpaceDE w:val="0"/>
      <w:autoSpaceDN w:val="0"/>
      <w:adjustRightInd w:val="0"/>
    </w:pPr>
    <w:rPr>
      <w:rFonts w:ascii="Garamond" w:eastAsia="Times New Roman" w:hAnsi="Garamond" w:cs="Times New Roman"/>
      <w:b/>
      <w:bCs/>
      <w:color w:val="000000"/>
      <w:sz w:val="32"/>
      <w:szCs w:val="22"/>
      <w:lang w:val="en-US"/>
    </w:rPr>
  </w:style>
  <w:style w:type="paragraph" w:styleId="Revision">
    <w:name w:val="Revision"/>
    <w:hidden/>
    <w:uiPriority w:val="99"/>
    <w:semiHidden/>
    <w:rsid w:val="00A10DB7"/>
    <w:rPr>
      <w:rFonts w:ascii="Times New Roman" w:hAnsi="Times New Roman"/>
      <w:lang w:val="en-GB"/>
    </w:rPr>
  </w:style>
  <w:style w:type="paragraph" w:styleId="NoSpacing">
    <w:name w:val="No Spacing"/>
    <w:uiPriority w:val="1"/>
    <w:qFormat/>
    <w:rsid w:val="00A10DB7"/>
    <w:rPr>
      <w:rFonts w:ascii="Times New Roman" w:hAnsi="Times New Roman"/>
      <w:lang w:val="en-GB"/>
    </w:rPr>
  </w:style>
  <w:style w:type="paragraph" w:styleId="NormalWeb">
    <w:name w:val="Normal (Web)"/>
    <w:basedOn w:val="Normal"/>
    <w:uiPriority w:val="99"/>
    <w:unhideWhenUsed/>
    <w:rsid w:val="00A10DB7"/>
    <w:pPr>
      <w:spacing w:before="100" w:beforeAutospacing="1" w:after="100" w:afterAutospacing="1" w:line="240" w:lineRule="auto"/>
    </w:pPr>
    <w:rPr>
      <w:rFonts w:ascii="Times" w:hAnsi="Times" w:cs="Times New Roman"/>
      <w:sz w:val="20"/>
      <w:szCs w:val="20"/>
    </w:rPr>
  </w:style>
  <w:style w:type="character" w:styleId="SubtleEmphasis">
    <w:name w:val="Subtle Emphasis"/>
    <w:basedOn w:val="DefaultParagraphFont"/>
    <w:uiPriority w:val="19"/>
    <w:qFormat/>
    <w:rsid w:val="00A10DB7"/>
    <w:rPr>
      <w:i/>
      <w:iCs/>
      <w:color w:val="808080" w:themeColor="text1" w:themeTint="7F"/>
    </w:rPr>
  </w:style>
  <w:style w:type="paragraph" w:styleId="TOC1">
    <w:name w:val="toc 1"/>
    <w:basedOn w:val="Normal"/>
    <w:next w:val="Normal"/>
    <w:autoRedefine/>
    <w:uiPriority w:val="39"/>
    <w:unhideWhenUsed/>
    <w:rsid w:val="00A10DB7"/>
    <w:pPr>
      <w:tabs>
        <w:tab w:val="right" w:leader="dot" w:pos="8290"/>
      </w:tabs>
      <w:spacing w:before="120"/>
    </w:pPr>
    <w:rPr>
      <w:rFonts w:asciiTheme="minorHAnsi" w:hAnsiTheme="minorHAnsi"/>
      <w:b/>
    </w:rPr>
  </w:style>
  <w:style w:type="paragraph" w:styleId="TOC2">
    <w:name w:val="toc 2"/>
    <w:basedOn w:val="Normal"/>
    <w:next w:val="Normal"/>
    <w:autoRedefine/>
    <w:uiPriority w:val="39"/>
    <w:unhideWhenUsed/>
    <w:rsid w:val="00A10DB7"/>
    <w:pPr>
      <w:ind w:left="240"/>
    </w:pPr>
    <w:rPr>
      <w:rFonts w:asciiTheme="minorHAnsi" w:hAnsiTheme="minorHAnsi"/>
      <w:b/>
      <w:sz w:val="22"/>
      <w:szCs w:val="22"/>
    </w:rPr>
  </w:style>
  <w:style w:type="paragraph" w:styleId="TOC3">
    <w:name w:val="toc 3"/>
    <w:basedOn w:val="Normal"/>
    <w:next w:val="Normal"/>
    <w:autoRedefine/>
    <w:uiPriority w:val="39"/>
    <w:unhideWhenUsed/>
    <w:rsid w:val="00A10DB7"/>
    <w:pPr>
      <w:ind w:left="480"/>
    </w:pPr>
    <w:rPr>
      <w:rFonts w:asciiTheme="minorHAnsi" w:hAnsiTheme="minorHAnsi"/>
      <w:sz w:val="22"/>
      <w:szCs w:val="22"/>
    </w:rPr>
  </w:style>
  <w:style w:type="paragraph" w:styleId="TOC4">
    <w:name w:val="toc 4"/>
    <w:basedOn w:val="Normal"/>
    <w:next w:val="Normal"/>
    <w:autoRedefine/>
    <w:uiPriority w:val="39"/>
    <w:unhideWhenUsed/>
    <w:rsid w:val="00A10DB7"/>
    <w:pPr>
      <w:ind w:left="720"/>
    </w:pPr>
    <w:rPr>
      <w:rFonts w:asciiTheme="minorHAnsi" w:hAnsiTheme="minorHAnsi"/>
      <w:sz w:val="20"/>
      <w:szCs w:val="20"/>
    </w:rPr>
  </w:style>
  <w:style w:type="paragraph" w:styleId="TOC5">
    <w:name w:val="toc 5"/>
    <w:basedOn w:val="Normal"/>
    <w:next w:val="Normal"/>
    <w:autoRedefine/>
    <w:uiPriority w:val="39"/>
    <w:unhideWhenUsed/>
    <w:rsid w:val="00A10DB7"/>
    <w:pPr>
      <w:ind w:left="960"/>
    </w:pPr>
    <w:rPr>
      <w:rFonts w:asciiTheme="minorHAnsi" w:hAnsiTheme="minorHAnsi"/>
      <w:sz w:val="20"/>
      <w:szCs w:val="20"/>
    </w:rPr>
  </w:style>
  <w:style w:type="paragraph" w:styleId="TOC6">
    <w:name w:val="toc 6"/>
    <w:basedOn w:val="Normal"/>
    <w:next w:val="Normal"/>
    <w:autoRedefine/>
    <w:uiPriority w:val="39"/>
    <w:unhideWhenUsed/>
    <w:rsid w:val="00A10DB7"/>
    <w:pPr>
      <w:ind w:left="1200"/>
    </w:pPr>
    <w:rPr>
      <w:rFonts w:asciiTheme="minorHAnsi" w:hAnsiTheme="minorHAnsi"/>
      <w:sz w:val="20"/>
      <w:szCs w:val="20"/>
    </w:rPr>
  </w:style>
  <w:style w:type="paragraph" w:styleId="TOC7">
    <w:name w:val="toc 7"/>
    <w:basedOn w:val="Normal"/>
    <w:next w:val="Normal"/>
    <w:autoRedefine/>
    <w:uiPriority w:val="39"/>
    <w:unhideWhenUsed/>
    <w:rsid w:val="00A10DB7"/>
    <w:pPr>
      <w:ind w:left="1440"/>
    </w:pPr>
    <w:rPr>
      <w:rFonts w:asciiTheme="minorHAnsi" w:hAnsiTheme="minorHAnsi"/>
      <w:sz w:val="20"/>
      <w:szCs w:val="20"/>
    </w:rPr>
  </w:style>
  <w:style w:type="paragraph" w:styleId="TOC8">
    <w:name w:val="toc 8"/>
    <w:basedOn w:val="Normal"/>
    <w:next w:val="Normal"/>
    <w:autoRedefine/>
    <w:uiPriority w:val="39"/>
    <w:unhideWhenUsed/>
    <w:rsid w:val="00A10DB7"/>
    <w:pPr>
      <w:ind w:left="1680"/>
    </w:pPr>
    <w:rPr>
      <w:rFonts w:asciiTheme="minorHAnsi" w:hAnsiTheme="minorHAnsi"/>
      <w:sz w:val="20"/>
      <w:szCs w:val="20"/>
    </w:rPr>
  </w:style>
  <w:style w:type="paragraph" w:styleId="TOC9">
    <w:name w:val="toc 9"/>
    <w:basedOn w:val="Normal"/>
    <w:next w:val="Normal"/>
    <w:autoRedefine/>
    <w:uiPriority w:val="39"/>
    <w:unhideWhenUsed/>
    <w:rsid w:val="00A10DB7"/>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A10DB7"/>
    <w:rPr>
      <w:color w:val="800080" w:themeColor="followedHyperlink"/>
      <w:u w:val="single"/>
    </w:rPr>
  </w:style>
  <w:style w:type="paragraph" w:styleId="Caption">
    <w:name w:val="caption"/>
    <w:basedOn w:val="Normal"/>
    <w:next w:val="Normal"/>
    <w:uiPriority w:val="35"/>
    <w:unhideWhenUsed/>
    <w:qFormat/>
    <w:rsid w:val="00A10DB7"/>
    <w:pPr>
      <w:spacing w:after="200" w:line="240" w:lineRule="auto"/>
      <w:jc w:val="center"/>
    </w:pPr>
    <w:rPr>
      <w:bCs/>
      <w:color w:val="000000" w:themeColor="text1"/>
      <w:sz w:val="18"/>
      <w:szCs w:val="18"/>
    </w:rPr>
  </w:style>
  <w:style w:type="paragraph" w:styleId="TableofFigures">
    <w:name w:val="table of figures"/>
    <w:basedOn w:val="Normal"/>
    <w:next w:val="Normal"/>
    <w:uiPriority w:val="99"/>
    <w:unhideWhenUsed/>
    <w:rsid w:val="00A10DB7"/>
    <w:rPr>
      <w:rFonts w:asciiTheme="minorHAnsi" w:hAnsiTheme="minorHAnsi"/>
      <w:i/>
      <w:sz w:val="20"/>
      <w:szCs w:val="20"/>
    </w:rPr>
  </w:style>
  <w:style w:type="paragraph" w:styleId="CommentSubject">
    <w:name w:val="annotation subject"/>
    <w:basedOn w:val="CommentText"/>
    <w:next w:val="CommentText"/>
    <w:link w:val="CommentSubjectChar"/>
    <w:uiPriority w:val="99"/>
    <w:semiHidden/>
    <w:unhideWhenUsed/>
    <w:rsid w:val="00A10DB7"/>
    <w:pPr>
      <w:spacing w:line="240" w:lineRule="auto"/>
    </w:pPr>
    <w:rPr>
      <w:b/>
      <w:bCs/>
      <w:sz w:val="20"/>
      <w:szCs w:val="20"/>
    </w:rPr>
  </w:style>
  <w:style w:type="character" w:customStyle="1" w:styleId="CommentSubjectChar">
    <w:name w:val="Comment Subject Char"/>
    <w:basedOn w:val="CommentTextChar"/>
    <w:link w:val="CommentSubject"/>
    <w:uiPriority w:val="99"/>
    <w:semiHidden/>
    <w:rsid w:val="00A10DB7"/>
    <w:rPr>
      <w:rFonts w:ascii="Times New Roman" w:hAnsi="Times New Roman"/>
      <w:b/>
      <w:bCs/>
      <w:sz w:val="20"/>
      <w:szCs w:val="20"/>
      <w:lang w:val="en-GB"/>
    </w:rPr>
  </w:style>
  <w:style w:type="paragraph" w:styleId="BodyText">
    <w:name w:val="Body Text"/>
    <w:basedOn w:val="Normal"/>
    <w:link w:val="BodyTextChar"/>
    <w:uiPriority w:val="99"/>
    <w:unhideWhenUsed/>
    <w:rsid w:val="00A10DB7"/>
    <w:pPr>
      <w:spacing w:after="120"/>
    </w:pPr>
  </w:style>
  <w:style w:type="character" w:customStyle="1" w:styleId="BodyTextChar">
    <w:name w:val="Body Text Char"/>
    <w:basedOn w:val="DefaultParagraphFont"/>
    <w:link w:val="BodyText"/>
    <w:uiPriority w:val="99"/>
    <w:rsid w:val="00A10DB7"/>
    <w:rPr>
      <w:rFonts w:ascii="Times New Roman" w:hAnsi="Times New Roman"/>
      <w:lang w:val="en-GB"/>
    </w:rPr>
  </w:style>
  <w:style w:type="paragraph" w:styleId="BlockText">
    <w:name w:val="Block Text"/>
    <w:basedOn w:val="Normal"/>
    <w:uiPriority w:val="99"/>
    <w:unhideWhenUsed/>
    <w:rsid w:val="00A10DB7"/>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hAnsiTheme="minorHAnsi"/>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0DB7"/>
    <w:pPr>
      <w:spacing w:line="360" w:lineRule="auto"/>
    </w:pPr>
    <w:rPr>
      <w:rFonts w:ascii="Times New Roman" w:hAnsi="Times New Roman"/>
      <w:lang w:val="en-GB"/>
    </w:rPr>
  </w:style>
  <w:style w:type="paragraph" w:styleId="Heading1">
    <w:name w:val="heading 1"/>
    <w:basedOn w:val="Normal"/>
    <w:next w:val="Normal"/>
    <w:link w:val="Heading1Char"/>
    <w:uiPriority w:val="9"/>
    <w:qFormat/>
    <w:rsid w:val="00A10DB7"/>
    <w:pPr>
      <w:keepNext/>
      <w:keepLines/>
      <w:spacing w:before="480"/>
      <w:outlineLvl w:val="0"/>
    </w:pPr>
    <w:rPr>
      <w:rFonts w:eastAsiaTheme="majorEastAsia" w:cs="Times New Roman"/>
      <w:b/>
      <w:bCs/>
      <w:color w:val="000000" w:themeColor="text1"/>
      <w:sz w:val="28"/>
      <w:szCs w:val="32"/>
      <w:u w:val="single"/>
    </w:rPr>
  </w:style>
  <w:style w:type="paragraph" w:styleId="Heading2">
    <w:name w:val="heading 2"/>
    <w:basedOn w:val="Normal"/>
    <w:next w:val="Normal"/>
    <w:link w:val="Heading2Char"/>
    <w:uiPriority w:val="9"/>
    <w:unhideWhenUsed/>
    <w:qFormat/>
    <w:rsid w:val="00A10DB7"/>
    <w:pPr>
      <w:keepNext/>
      <w:keepLines/>
      <w:spacing w:before="200"/>
      <w:outlineLvl w:val="1"/>
    </w:pPr>
    <w:rPr>
      <w:rFonts w:eastAsiaTheme="majorEastAsia" w:cs="Times New Roman"/>
      <w:b/>
      <w:bCs/>
      <w:color w:val="000000" w:themeColor="text1"/>
    </w:rPr>
  </w:style>
  <w:style w:type="paragraph" w:styleId="Heading3">
    <w:name w:val="heading 3"/>
    <w:basedOn w:val="Normal"/>
    <w:next w:val="Normal"/>
    <w:link w:val="Heading3Char"/>
    <w:uiPriority w:val="9"/>
    <w:unhideWhenUsed/>
    <w:qFormat/>
    <w:rsid w:val="00A10DB7"/>
    <w:pPr>
      <w:keepNext/>
      <w:keepLines/>
      <w:spacing w:before="200"/>
      <w:outlineLvl w:val="2"/>
    </w:pPr>
    <w:rPr>
      <w:rFonts w:eastAsiaTheme="majorEastAsia" w:cs="Times New Roman"/>
      <w:b/>
      <w:bCs/>
      <w:i/>
      <w:color w:val="000000" w:themeColor="text1"/>
    </w:rPr>
  </w:style>
  <w:style w:type="paragraph" w:styleId="Heading4">
    <w:name w:val="heading 4"/>
    <w:basedOn w:val="Normal"/>
    <w:next w:val="Normal"/>
    <w:link w:val="Heading4Char"/>
    <w:uiPriority w:val="9"/>
    <w:unhideWhenUsed/>
    <w:qFormat/>
    <w:rsid w:val="00A10DB7"/>
    <w:pPr>
      <w:keepNext/>
      <w:keepLines/>
      <w:spacing w:before="200"/>
      <w:outlineLvl w:val="3"/>
    </w:pPr>
    <w:rPr>
      <w:b/>
      <w:bCs/>
      <w:i/>
      <w:iCs/>
      <w:szCs w:val="22"/>
    </w:rPr>
  </w:style>
  <w:style w:type="paragraph" w:styleId="Heading5">
    <w:name w:val="heading 5"/>
    <w:basedOn w:val="Normal"/>
    <w:next w:val="Normal"/>
    <w:link w:val="Heading5Char"/>
    <w:uiPriority w:val="9"/>
    <w:unhideWhenUsed/>
    <w:qFormat/>
    <w:rsid w:val="00A10DB7"/>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10DB7"/>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C0B6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C0B66"/>
    <w:rPr>
      <w:rFonts w:ascii="Lucida Grande" w:hAnsi="Lucida Grande" w:cs="Lucida Grande"/>
      <w:sz w:val="18"/>
      <w:szCs w:val="18"/>
    </w:rPr>
  </w:style>
  <w:style w:type="character" w:customStyle="1" w:styleId="Heading1Char">
    <w:name w:val="Heading 1 Char"/>
    <w:basedOn w:val="DefaultParagraphFont"/>
    <w:link w:val="Heading1"/>
    <w:uiPriority w:val="9"/>
    <w:rsid w:val="00A10DB7"/>
    <w:rPr>
      <w:rFonts w:ascii="Times New Roman" w:eastAsiaTheme="majorEastAsia" w:hAnsi="Times New Roman" w:cs="Times New Roman"/>
      <w:b/>
      <w:bCs/>
      <w:color w:val="000000" w:themeColor="text1"/>
      <w:sz w:val="28"/>
      <w:szCs w:val="32"/>
      <w:u w:val="single"/>
      <w:lang w:val="en-GB"/>
    </w:rPr>
  </w:style>
  <w:style w:type="character" w:customStyle="1" w:styleId="Heading2Char">
    <w:name w:val="Heading 2 Char"/>
    <w:basedOn w:val="DefaultParagraphFont"/>
    <w:link w:val="Heading2"/>
    <w:uiPriority w:val="9"/>
    <w:rsid w:val="00A10DB7"/>
    <w:rPr>
      <w:rFonts w:ascii="Times New Roman" w:eastAsiaTheme="majorEastAsia" w:hAnsi="Times New Roman" w:cs="Times New Roman"/>
      <w:b/>
      <w:bCs/>
      <w:color w:val="000000" w:themeColor="text1"/>
      <w:lang w:val="en-GB"/>
    </w:rPr>
  </w:style>
  <w:style w:type="character" w:customStyle="1" w:styleId="Heading3Char">
    <w:name w:val="Heading 3 Char"/>
    <w:basedOn w:val="DefaultParagraphFont"/>
    <w:link w:val="Heading3"/>
    <w:uiPriority w:val="9"/>
    <w:rsid w:val="00A10DB7"/>
    <w:rPr>
      <w:rFonts w:ascii="Times New Roman" w:eastAsiaTheme="majorEastAsia" w:hAnsi="Times New Roman" w:cs="Times New Roman"/>
      <w:b/>
      <w:bCs/>
      <w:i/>
      <w:color w:val="000000" w:themeColor="text1"/>
      <w:lang w:val="en-GB"/>
    </w:rPr>
  </w:style>
  <w:style w:type="character" w:customStyle="1" w:styleId="Heading4Char">
    <w:name w:val="Heading 4 Char"/>
    <w:basedOn w:val="DefaultParagraphFont"/>
    <w:link w:val="Heading4"/>
    <w:uiPriority w:val="9"/>
    <w:rsid w:val="00A10DB7"/>
    <w:rPr>
      <w:rFonts w:ascii="Times New Roman" w:hAnsi="Times New Roman"/>
      <w:b/>
      <w:bCs/>
      <w:i/>
      <w:iCs/>
      <w:szCs w:val="22"/>
      <w:lang w:val="en-GB"/>
    </w:rPr>
  </w:style>
  <w:style w:type="character" w:customStyle="1" w:styleId="Heading5Char">
    <w:name w:val="Heading 5 Char"/>
    <w:basedOn w:val="DefaultParagraphFont"/>
    <w:link w:val="Heading5"/>
    <w:uiPriority w:val="9"/>
    <w:rsid w:val="00A10DB7"/>
    <w:rPr>
      <w:rFonts w:asciiTheme="majorHAnsi" w:eastAsiaTheme="majorEastAsia" w:hAnsiTheme="majorHAnsi" w:cstheme="majorBidi"/>
      <w:color w:val="243F60" w:themeColor="accent1" w:themeShade="7F"/>
      <w:lang w:val="en-GB"/>
    </w:rPr>
  </w:style>
  <w:style w:type="character" w:customStyle="1" w:styleId="Heading6Char">
    <w:name w:val="Heading 6 Char"/>
    <w:basedOn w:val="DefaultParagraphFont"/>
    <w:link w:val="Heading6"/>
    <w:uiPriority w:val="9"/>
    <w:rsid w:val="00A10DB7"/>
    <w:rPr>
      <w:rFonts w:asciiTheme="majorHAnsi" w:eastAsiaTheme="majorEastAsia" w:hAnsiTheme="majorHAnsi" w:cstheme="majorBidi"/>
      <w:i/>
      <w:iCs/>
      <w:color w:val="243F60" w:themeColor="accent1" w:themeShade="7F"/>
      <w:lang w:val="en-GB"/>
    </w:rPr>
  </w:style>
  <w:style w:type="paragraph" w:styleId="FootnoteText">
    <w:name w:val="footnote text"/>
    <w:basedOn w:val="Normal"/>
    <w:link w:val="FootnoteTextChar"/>
    <w:autoRedefine/>
    <w:uiPriority w:val="99"/>
    <w:unhideWhenUsed/>
    <w:qFormat/>
    <w:rsid w:val="00A10DB7"/>
    <w:pPr>
      <w:spacing w:line="240" w:lineRule="auto"/>
    </w:pPr>
    <w:rPr>
      <w:sz w:val="18"/>
      <w:szCs w:val="18"/>
    </w:rPr>
  </w:style>
  <w:style w:type="character" w:customStyle="1" w:styleId="FootnoteTextChar">
    <w:name w:val="Footnote Text Char"/>
    <w:basedOn w:val="DefaultParagraphFont"/>
    <w:link w:val="FootnoteText"/>
    <w:uiPriority w:val="99"/>
    <w:rsid w:val="00A10DB7"/>
    <w:rPr>
      <w:rFonts w:ascii="Times New Roman" w:hAnsi="Times New Roman"/>
      <w:sz w:val="18"/>
      <w:szCs w:val="18"/>
      <w:lang w:val="en-GB"/>
    </w:rPr>
  </w:style>
  <w:style w:type="character" w:styleId="FootnoteReference">
    <w:name w:val="footnote reference"/>
    <w:basedOn w:val="DefaultParagraphFont"/>
    <w:uiPriority w:val="99"/>
    <w:unhideWhenUsed/>
    <w:rsid w:val="00A10DB7"/>
    <w:rPr>
      <w:vertAlign w:val="superscript"/>
    </w:rPr>
  </w:style>
  <w:style w:type="character" w:styleId="CommentReference">
    <w:name w:val="annotation reference"/>
    <w:basedOn w:val="DefaultParagraphFont"/>
    <w:uiPriority w:val="99"/>
    <w:semiHidden/>
    <w:unhideWhenUsed/>
    <w:rsid w:val="00A10DB7"/>
    <w:rPr>
      <w:sz w:val="18"/>
      <w:szCs w:val="18"/>
    </w:rPr>
  </w:style>
  <w:style w:type="paragraph" w:styleId="CommentText">
    <w:name w:val="annotation text"/>
    <w:basedOn w:val="Normal"/>
    <w:link w:val="CommentTextChar"/>
    <w:uiPriority w:val="99"/>
    <w:semiHidden/>
    <w:unhideWhenUsed/>
    <w:rsid w:val="00A10DB7"/>
  </w:style>
  <w:style w:type="character" w:customStyle="1" w:styleId="CommentTextChar">
    <w:name w:val="Comment Text Char"/>
    <w:basedOn w:val="DefaultParagraphFont"/>
    <w:link w:val="CommentText"/>
    <w:uiPriority w:val="99"/>
    <w:semiHidden/>
    <w:rsid w:val="00A10DB7"/>
    <w:rPr>
      <w:rFonts w:ascii="Times New Roman" w:hAnsi="Times New Roman"/>
      <w:lang w:val="en-GB"/>
    </w:rPr>
  </w:style>
  <w:style w:type="paragraph" w:styleId="ListParagraph">
    <w:name w:val="List Paragraph"/>
    <w:basedOn w:val="Normal"/>
    <w:uiPriority w:val="34"/>
    <w:qFormat/>
    <w:rsid w:val="00A10DB7"/>
    <w:pPr>
      <w:ind w:left="720"/>
      <w:contextualSpacing/>
    </w:pPr>
  </w:style>
  <w:style w:type="table" w:styleId="TableGrid">
    <w:name w:val="Table Grid"/>
    <w:basedOn w:val="TableNormal"/>
    <w:uiPriority w:val="59"/>
    <w:rsid w:val="00A10DB7"/>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lockQuote">
    <w:name w:val="Block Quote"/>
    <w:basedOn w:val="Normal"/>
    <w:next w:val="Normal"/>
    <w:qFormat/>
    <w:rsid w:val="00A10DB7"/>
    <w:pPr>
      <w:spacing w:before="120" w:after="120" w:line="240" w:lineRule="auto"/>
      <w:ind w:left="720"/>
    </w:pPr>
    <w:rPr>
      <w:lang w:val="en-US"/>
    </w:rPr>
  </w:style>
  <w:style w:type="paragraph" w:styleId="Footer">
    <w:name w:val="footer"/>
    <w:basedOn w:val="Normal"/>
    <w:link w:val="FooterChar"/>
    <w:uiPriority w:val="99"/>
    <w:unhideWhenUsed/>
    <w:rsid w:val="00A10DB7"/>
    <w:pPr>
      <w:tabs>
        <w:tab w:val="center" w:pos="4320"/>
        <w:tab w:val="right" w:pos="8640"/>
      </w:tabs>
    </w:pPr>
    <w:rPr>
      <w:lang w:val="en-US"/>
    </w:rPr>
  </w:style>
  <w:style w:type="character" w:customStyle="1" w:styleId="FooterChar">
    <w:name w:val="Footer Char"/>
    <w:basedOn w:val="DefaultParagraphFont"/>
    <w:link w:val="Footer"/>
    <w:uiPriority w:val="99"/>
    <w:rsid w:val="00A10DB7"/>
    <w:rPr>
      <w:rFonts w:ascii="Times New Roman" w:hAnsi="Times New Roman"/>
    </w:rPr>
  </w:style>
  <w:style w:type="character" w:styleId="PageNumber">
    <w:name w:val="page number"/>
    <w:basedOn w:val="DefaultParagraphFont"/>
    <w:uiPriority w:val="99"/>
    <w:semiHidden/>
    <w:unhideWhenUsed/>
    <w:rsid w:val="00A10DB7"/>
  </w:style>
  <w:style w:type="paragraph" w:customStyle="1" w:styleId="quote">
    <w:name w:val="quote"/>
    <w:basedOn w:val="Normal"/>
    <w:rsid w:val="00A10DB7"/>
    <w:pPr>
      <w:ind w:left="720" w:right="929"/>
    </w:pPr>
    <w:rPr>
      <w:rFonts w:eastAsia="Times New Roman" w:cs="Times New Roman"/>
      <w:lang w:val="en-US"/>
    </w:rPr>
  </w:style>
  <w:style w:type="character" w:styleId="Hyperlink">
    <w:name w:val="Hyperlink"/>
    <w:basedOn w:val="DefaultParagraphFont"/>
    <w:uiPriority w:val="99"/>
    <w:unhideWhenUsed/>
    <w:rsid w:val="00A10DB7"/>
    <w:rPr>
      <w:color w:val="0000FF" w:themeColor="hyperlink"/>
      <w:u w:val="single"/>
    </w:rPr>
  </w:style>
  <w:style w:type="paragraph" w:styleId="DocumentMap">
    <w:name w:val="Document Map"/>
    <w:basedOn w:val="Normal"/>
    <w:link w:val="DocumentMapChar"/>
    <w:uiPriority w:val="99"/>
    <w:semiHidden/>
    <w:unhideWhenUsed/>
    <w:rsid w:val="00A10DB7"/>
    <w:rPr>
      <w:rFonts w:ascii="Lucida Grande" w:hAnsi="Lucida Grande" w:cs="Lucida Grande"/>
      <w:lang w:val="en-US"/>
    </w:rPr>
  </w:style>
  <w:style w:type="character" w:customStyle="1" w:styleId="DocumentMapChar">
    <w:name w:val="Document Map Char"/>
    <w:basedOn w:val="DefaultParagraphFont"/>
    <w:link w:val="DocumentMap"/>
    <w:uiPriority w:val="99"/>
    <w:semiHidden/>
    <w:rsid w:val="00A10DB7"/>
    <w:rPr>
      <w:rFonts w:ascii="Lucida Grande" w:hAnsi="Lucida Grande" w:cs="Lucida Grande"/>
    </w:rPr>
  </w:style>
  <w:style w:type="paragraph" w:styleId="Header">
    <w:name w:val="header"/>
    <w:basedOn w:val="Normal"/>
    <w:link w:val="HeaderChar"/>
    <w:uiPriority w:val="99"/>
    <w:unhideWhenUsed/>
    <w:rsid w:val="00A10DB7"/>
    <w:pPr>
      <w:tabs>
        <w:tab w:val="center" w:pos="4320"/>
        <w:tab w:val="right" w:pos="8640"/>
      </w:tabs>
    </w:pPr>
    <w:rPr>
      <w:lang w:val="en-US"/>
    </w:rPr>
  </w:style>
  <w:style w:type="character" w:customStyle="1" w:styleId="HeaderChar">
    <w:name w:val="Header Char"/>
    <w:basedOn w:val="DefaultParagraphFont"/>
    <w:link w:val="Header"/>
    <w:uiPriority w:val="99"/>
    <w:rsid w:val="00A10DB7"/>
    <w:rPr>
      <w:rFonts w:ascii="Times New Roman" w:hAnsi="Times New Roman"/>
    </w:rPr>
  </w:style>
  <w:style w:type="paragraph" w:customStyle="1" w:styleId="AcademicNormal">
    <w:name w:val="AcademicNormal"/>
    <w:basedOn w:val="Normal"/>
    <w:rsid w:val="00A10DB7"/>
    <w:pPr>
      <w:jc w:val="both"/>
    </w:pPr>
    <w:rPr>
      <w:rFonts w:ascii="Garamond" w:eastAsia="Times" w:hAnsi="Garamond" w:cs="Times New Roman"/>
      <w:szCs w:val="20"/>
    </w:rPr>
  </w:style>
  <w:style w:type="paragraph" w:customStyle="1" w:styleId="Chapter">
    <w:name w:val="Chapter"/>
    <w:basedOn w:val="Normal"/>
    <w:rsid w:val="00A10DB7"/>
    <w:pPr>
      <w:widowControl w:val="0"/>
      <w:tabs>
        <w:tab w:val="left" w:pos="287"/>
        <w:tab w:val="left" w:pos="1200"/>
        <w:tab w:val="left" w:pos="1600"/>
        <w:tab w:val="left" w:pos="2000"/>
      </w:tabs>
      <w:autoSpaceDE w:val="0"/>
      <w:autoSpaceDN w:val="0"/>
      <w:adjustRightInd w:val="0"/>
    </w:pPr>
    <w:rPr>
      <w:rFonts w:ascii="Garamond" w:eastAsia="Times New Roman" w:hAnsi="Garamond" w:cs="Times New Roman"/>
      <w:b/>
      <w:bCs/>
      <w:color w:val="000000"/>
      <w:sz w:val="32"/>
      <w:szCs w:val="22"/>
      <w:lang w:val="en-US"/>
    </w:rPr>
  </w:style>
  <w:style w:type="paragraph" w:styleId="Revision">
    <w:name w:val="Revision"/>
    <w:hidden/>
    <w:uiPriority w:val="99"/>
    <w:semiHidden/>
    <w:rsid w:val="00A10DB7"/>
    <w:rPr>
      <w:rFonts w:ascii="Times New Roman" w:hAnsi="Times New Roman"/>
      <w:lang w:val="en-GB"/>
    </w:rPr>
  </w:style>
  <w:style w:type="paragraph" w:styleId="NoSpacing">
    <w:name w:val="No Spacing"/>
    <w:uiPriority w:val="1"/>
    <w:qFormat/>
    <w:rsid w:val="00A10DB7"/>
    <w:rPr>
      <w:rFonts w:ascii="Times New Roman" w:hAnsi="Times New Roman"/>
      <w:lang w:val="en-GB"/>
    </w:rPr>
  </w:style>
  <w:style w:type="paragraph" w:styleId="NormalWeb">
    <w:name w:val="Normal (Web)"/>
    <w:basedOn w:val="Normal"/>
    <w:uiPriority w:val="99"/>
    <w:unhideWhenUsed/>
    <w:rsid w:val="00A10DB7"/>
    <w:pPr>
      <w:spacing w:before="100" w:beforeAutospacing="1" w:after="100" w:afterAutospacing="1" w:line="240" w:lineRule="auto"/>
    </w:pPr>
    <w:rPr>
      <w:rFonts w:ascii="Times" w:hAnsi="Times" w:cs="Times New Roman"/>
      <w:sz w:val="20"/>
      <w:szCs w:val="20"/>
    </w:rPr>
  </w:style>
  <w:style w:type="character" w:styleId="SubtleEmphasis">
    <w:name w:val="Subtle Emphasis"/>
    <w:basedOn w:val="DefaultParagraphFont"/>
    <w:uiPriority w:val="19"/>
    <w:qFormat/>
    <w:rsid w:val="00A10DB7"/>
    <w:rPr>
      <w:i/>
      <w:iCs/>
      <w:color w:val="808080" w:themeColor="text1" w:themeTint="7F"/>
    </w:rPr>
  </w:style>
  <w:style w:type="paragraph" w:styleId="TOC1">
    <w:name w:val="toc 1"/>
    <w:basedOn w:val="Normal"/>
    <w:next w:val="Normal"/>
    <w:autoRedefine/>
    <w:uiPriority w:val="39"/>
    <w:unhideWhenUsed/>
    <w:rsid w:val="00A10DB7"/>
    <w:pPr>
      <w:tabs>
        <w:tab w:val="right" w:leader="dot" w:pos="8290"/>
      </w:tabs>
      <w:spacing w:before="120"/>
    </w:pPr>
    <w:rPr>
      <w:rFonts w:asciiTheme="minorHAnsi" w:hAnsiTheme="minorHAnsi"/>
      <w:b/>
    </w:rPr>
  </w:style>
  <w:style w:type="paragraph" w:styleId="TOC2">
    <w:name w:val="toc 2"/>
    <w:basedOn w:val="Normal"/>
    <w:next w:val="Normal"/>
    <w:autoRedefine/>
    <w:uiPriority w:val="39"/>
    <w:unhideWhenUsed/>
    <w:rsid w:val="00A10DB7"/>
    <w:pPr>
      <w:ind w:left="240"/>
    </w:pPr>
    <w:rPr>
      <w:rFonts w:asciiTheme="minorHAnsi" w:hAnsiTheme="minorHAnsi"/>
      <w:b/>
      <w:sz w:val="22"/>
      <w:szCs w:val="22"/>
    </w:rPr>
  </w:style>
  <w:style w:type="paragraph" w:styleId="TOC3">
    <w:name w:val="toc 3"/>
    <w:basedOn w:val="Normal"/>
    <w:next w:val="Normal"/>
    <w:autoRedefine/>
    <w:uiPriority w:val="39"/>
    <w:unhideWhenUsed/>
    <w:rsid w:val="00A10DB7"/>
    <w:pPr>
      <w:ind w:left="480"/>
    </w:pPr>
    <w:rPr>
      <w:rFonts w:asciiTheme="minorHAnsi" w:hAnsiTheme="minorHAnsi"/>
      <w:sz w:val="22"/>
      <w:szCs w:val="22"/>
    </w:rPr>
  </w:style>
  <w:style w:type="paragraph" w:styleId="TOC4">
    <w:name w:val="toc 4"/>
    <w:basedOn w:val="Normal"/>
    <w:next w:val="Normal"/>
    <w:autoRedefine/>
    <w:uiPriority w:val="39"/>
    <w:unhideWhenUsed/>
    <w:rsid w:val="00A10DB7"/>
    <w:pPr>
      <w:ind w:left="720"/>
    </w:pPr>
    <w:rPr>
      <w:rFonts w:asciiTheme="minorHAnsi" w:hAnsiTheme="minorHAnsi"/>
      <w:sz w:val="20"/>
      <w:szCs w:val="20"/>
    </w:rPr>
  </w:style>
  <w:style w:type="paragraph" w:styleId="TOC5">
    <w:name w:val="toc 5"/>
    <w:basedOn w:val="Normal"/>
    <w:next w:val="Normal"/>
    <w:autoRedefine/>
    <w:uiPriority w:val="39"/>
    <w:unhideWhenUsed/>
    <w:rsid w:val="00A10DB7"/>
    <w:pPr>
      <w:ind w:left="960"/>
    </w:pPr>
    <w:rPr>
      <w:rFonts w:asciiTheme="minorHAnsi" w:hAnsiTheme="minorHAnsi"/>
      <w:sz w:val="20"/>
      <w:szCs w:val="20"/>
    </w:rPr>
  </w:style>
  <w:style w:type="paragraph" w:styleId="TOC6">
    <w:name w:val="toc 6"/>
    <w:basedOn w:val="Normal"/>
    <w:next w:val="Normal"/>
    <w:autoRedefine/>
    <w:uiPriority w:val="39"/>
    <w:unhideWhenUsed/>
    <w:rsid w:val="00A10DB7"/>
    <w:pPr>
      <w:ind w:left="1200"/>
    </w:pPr>
    <w:rPr>
      <w:rFonts w:asciiTheme="minorHAnsi" w:hAnsiTheme="minorHAnsi"/>
      <w:sz w:val="20"/>
      <w:szCs w:val="20"/>
    </w:rPr>
  </w:style>
  <w:style w:type="paragraph" w:styleId="TOC7">
    <w:name w:val="toc 7"/>
    <w:basedOn w:val="Normal"/>
    <w:next w:val="Normal"/>
    <w:autoRedefine/>
    <w:uiPriority w:val="39"/>
    <w:unhideWhenUsed/>
    <w:rsid w:val="00A10DB7"/>
    <w:pPr>
      <w:ind w:left="1440"/>
    </w:pPr>
    <w:rPr>
      <w:rFonts w:asciiTheme="minorHAnsi" w:hAnsiTheme="minorHAnsi"/>
      <w:sz w:val="20"/>
      <w:szCs w:val="20"/>
    </w:rPr>
  </w:style>
  <w:style w:type="paragraph" w:styleId="TOC8">
    <w:name w:val="toc 8"/>
    <w:basedOn w:val="Normal"/>
    <w:next w:val="Normal"/>
    <w:autoRedefine/>
    <w:uiPriority w:val="39"/>
    <w:unhideWhenUsed/>
    <w:rsid w:val="00A10DB7"/>
    <w:pPr>
      <w:ind w:left="1680"/>
    </w:pPr>
    <w:rPr>
      <w:rFonts w:asciiTheme="minorHAnsi" w:hAnsiTheme="minorHAnsi"/>
      <w:sz w:val="20"/>
      <w:szCs w:val="20"/>
    </w:rPr>
  </w:style>
  <w:style w:type="paragraph" w:styleId="TOC9">
    <w:name w:val="toc 9"/>
    <w:basedOn w:val="Normal"/>
    <w:next w:val="Normal"/>
    <w:autoRedefine/>
    <w:uiPriority w:val="39"/>
    <w:unhideWhenUsed/>
    <w:rsid w:val="00A10DB7"/>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A10DB7"/>
    <w:rPr>
      <w:color w:val="800080" w:themeColor="followedHyperlink"/>
      <w:u w:val="single"/>
    </w:rPr>
  </w:style>
  <w:style w:type="paragraph" w:styleId="Caption">
    <w:name w:val="caption"/>
    <w:basedOn w:val="Normal"/>
    <w:next w:val="Normal"/>
    <w:uiPriority w:val="35"/>
    <w:unhideWhenUsed/>
    <w:qFormat/>
    <w:rsid w:val="00A10DB7"/>
    <w:pPr>
      <w:spacing w:after="200" w:line="240" w:lineRule="auto"/>
      <w:jc w:val="center"/>
    </w:pPr>
    <w:rPr>
      <w:bCs/>
      <w:color w:val="000000" w:themeColor="text1"/>
      <w:sz w:val="18"/>
      <w:szCs w:val="18"/>
    </w:rPr>
  </w:style>
  <w:style w:type="paragraph" w:styleId="TableofFigures">
    <w:name w:val="table of figures"/>
    <w:basedOn w:val="Normal"/>
    <w:next w:val="Normal"/>
    <w:uiPriority w:val="99"/>
    <w:unhideWhenUsed/>
    <w:rsid w:val="00A10DB7"/>
    <w:rPr>
      <w:rFonts w:asciiTheme="minorHAnsi" w:hAnsiTheme="minorHAnsi"/>
      <w:i/>
      <w:sz w:val="20"/>
      <w:szCs w:val="20"/>
    </w:rPr>
  </w:style>
  <w:style w:type="paragraph" w:styleId="CommentSubject">
    <w:name w:val="annotation subject"/>
    <w:basedOn w:val="CommentText"/>
    <w:next w:val="CommentText"/>
    <w:link w:val="CommentSubjectChar"/>
    <w:uiPriority w:val="99"/>
    <w:semiHidden/>
    <w:unhideWhenUsed/>
    <w:rsid w:val="00A10DB7"/>
    <w:pPr>
      <w:spacing w:line="240" w:lineRule="auto"/>
    </w:pPr>
    <w:rPr>
      <w:b/>
      <w:bCs/>
      <w:sz w:val="20"/>
      <w:szCs w:val="20"/>
    </w:rPr>
  </w:style>
  <w:style w:type="character" w:customStyle="1" w:styleId="CommentSubjectChar">
    <w:name w:val="Comment Subject Char"/>
    <w:basedOn w:val="CommentTextChar"/>
    <w:link w:val="CommentSubject"/>
    <w:uiPriority w:val="99"/>
    <w:semiHidden/>
    <w:rsid w:val="00A10DB7"/>
    <w:rPr>
      <w:rFonts w:ascii="Times New Roman" w:hAnsi="Times New Roman"/>
      <w:b/>
      <w:bCs/>
      <w:sz w:val="20"/>
      <w:szCs w:val="20"/>
      <w:lang w:val="en-GB"/>
    </w:rPr>
  </w:style>
  <w:style w:type="paragraph" w:styleId="BodyText">
    <w:name w:val="Body Text"/>
    <w:basedOn w:val="Normal"/>
    <w:link w:val="BodyTextChar"/>
    <w:uiPriority w:val="99"/>
    <w:unhideWhenUsed/>
    <w:rsid w:val="00A10DB7"/>
    <w:pPr>
      <w:spacing w:after="120"/>
    </w:pPr>
  </w:style>
  <w:style w:type="character" w:customStyle="1" w:styleId="BodyTextChar">
    <w:name w:val="Body Text Char"/>
    <w:basedOn w:val="DefaultParagraphFont"/>
    <w:link w:val="BodyText"/>
    <w:uiPriority w:val="99"/>
    <w:rsid w:val="00A10DB7"/>
    <w:rPr>
      <w:rFonts w:ascii="Times New Roman" w:hAnsi="Times New Roman"/>
      <w:lang w:val="en-GB"/>
    </w:rPr>
  </w:style>
  <w:style w:type="paragraph" w:styleId="BlockText">
    <w:name w:val="Block Text"/>
    <w:basedOn w:val="Normal"/>
    <w:uiPriority w:val="99"/>
    <w:unhideWhenUsed/>
    <w:rsid w:val="00A10DB7"/>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hAnsiTheme="minorHAnsi"/>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jp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yperlink" Target="http://www.freevlog.org/" TargetMode="External"/><Relationship Id="rId16" Type="http://schemas.openxmlformats.org/officeDocument/2006/relationships/image" Target="media/image8.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41</Pages>
  <Words>12021</Words>
  <Characters>68521</Characters>
  <Application>Microsoft Macintosh Word</Application>
  <DocSecurity>0</DocSecurity>
  <Lines>571</Lines>
  <Paragraphs>160</Paragraphs>
  <ScaleCrop>false</ScaleCrop>
  <Company>inc</Company>
  <LinksUpToDate>false</LinksUpToDate>
  <CharactersWithSpaces>80382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inc inc</dc:creator>
  <cp:keywords/>
  <dc:description/>
  <cp:lastModifiedBy>inc inc</cp:lastModifiedBy>
  <cp:revision>3</cp:revision>
  <dcterms:created xsi:type="dcterms:W3CDTF">2018-05-17T10:27:00Z</dcterms:created>
  <dcterms:modified xsi:type="dcterms:W3CDTF">2018-05-18T07:28:00Z</dcterms:modified>
</cp:coreProperties>
</file>