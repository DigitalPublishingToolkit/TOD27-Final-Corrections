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A75DFB" w14:textId="77777777" w:rsidR="00A04EB4" w:rsidRDefault="00A04EB4" w:rsidP="00A04EB4">
      <w:pPr>
        <w:pStyle w:val="Heading1"/>
      </w:pPr>
      <w:bookmarkStart w:id="0" w:name="_Toc387255126"/>
      <w:r>
        <w:t>2. The Early History of Videoblogging</w:t>
      </w:r>
      <w:bookmarkEnd w:id="0"/>
    </w:p>
    <w:p w14:paraId="53CD66D6" w14:textId="77777777" w:rsidR="00A04EB4" w:rsidRDefault="00A04EB4" w:rsidP="00A04EB4"/>
    <w:p w14:paraId="09EEF4F0" w14:textId="77777777" w:rsidR="00A04EB4" w:rsidRDefault="00A04EB4" w:rsidP="00A04EB4">
      <w:pPr>
        <w:pStyle w:val="BodyText"/>
      </w:pPr>
      <w:r>
        <w:t>Video on the web has had a number of false starts</w:t>
      </w:r>
      <w:r w:rsidRPr="007E5745">
        <w:t xml:space="preserve"> </w:t>
      </w:r>
      <w:r>
        <w:t>with a variety of companies attempting to be the first to solve the delivery of online video. However, the technical issues were difficult, not only in terms of raw download bandwidth, which was miniscule in comparison with today, but also in terms of the lack of a universal video standard that could be used on the internet. The previous standards developed with physical products in mind, such as DVDs, were unsuitable, being large in size and not easily reconstituted for packet switching delivery. MPEG1 and MPEG2, for example, required the entire file to be downloaded before playback could start, and even then the file sizes tended to be gigantic. Whilst standards bodies sought to develop more suitable protocols, companies such as Apple began experimenting with a number of new formats, and the underground pirate-film networks began to gravitate towards the DivX format. But even on the ‘player’ side, users would often find that their existing software could not cope with an esoteric video codec (Code Decode video plugin) or even a strange set of video format requirements – size, scan, colours and interlace were just a few of the multiple settings on early video coding software.</w:t>
      </w:r>
      <w:r>
        <w:rPr>
          <w:rStyle w:val="FootnoteReference"/>
        </w:rPr>
        <w:footnoteReference w:id="1"/>
      </w:r>
    </w:p>
    <w:p w14:paraId="2F3762D2" w14:textId="77777777" w:rsidR="00A04EB4" w:rsidRPr="006E2BFB" w:rsidRDefault="00A04EB4" w:rsidP="00A04EB4">
      <w:pPr>
        <w:pStyle w:val="BodyText"/>
      </w:pPr>
    </w:p>
    <w:p w14:paraId="7AD6DEA3" w14:textId="77777777" w:rsidR="00A04EB4" w:rsidRDefault="00A04EB4" w:rsidP="00A04EB4">
      <w:pPr>
        <w:pStyle w:val="BodyText"/>
        <w:rPr>
          <w:rFonts w:cs="Times New Roman"/>
          <w:szCs w:val="22"/>
        </w:rPr>
      </w:pPr>
      <w:r>
        <w:rPr>
          <w:rFonts w:cs="Times New Roman"/>
          <w:szCs w:val="22"/>
        </w:rPr>
        <w:t>For example, o</w:t>
      </w:r>
      <w:r w:rsidRPr="007E5745">
        <w:rPr>
          <w:rFonts w:cs="Times New Roman"/>
          <w:szCs w:val="22"/>
        </w:rPr>
        <w:t>n January 2</w:t>
      </w:r>
      <w:r w:rsidRPr="006C32EF">
        <w:rPr>
          <w:rFonts w:cs="Times New Roman"/>
        </w:rPr>
        <w:t>nd</w:t>
      </w:r>
      <w:r w:rsidRPr="007E5745">
        <w:rPr>
          <w:rFonts w:cs="Times New Roman"/>
          <w:szCs w:val="22"/>
        </w:rPr>
        <w:t xml:space="preserve"> 2000, Adam Kontras</w:t>
      </w:r>
      <w:r>
        <w:rPr>
          <w:rFonts w:cs="Times New Roman"/>
          <w:szCs w:val="22"/>
        </w:rPr>
        <w:t>, a radio host travelling to Los Angeles from his hometown Columbus, Ohio,</w:t>
      </w:r>
      <w:r w:rsidRPr="007E5745">
        <w:rPr>
          <w:rFonts w:cs="Times New Roman"/>
          <w:szCs w:val="22"/>
        </w:rPr>
        <w:t xml:space="preserve"> posted what is now widely considered to have been the first video-in-</w:t>
      </w:r>
      <w:r>
        <w:rPr>
          <w:rFonts w:cs="Times New Roman"/>
          <w:szCs w:val="22"/>
        </w:rPr>
        <w:t xml:space="preserve">a-blog to his website. Kontras was on a mission to break into Hollywood, and for the following years chronicled his attempts to break into show business. The first video, however, was just 11 seconds of </w:t>
      </w:r>
      <w:r w:rsidRPr="007E5745">
        <w:rPr>
          <w:rFonts w:cs="Times New Roman"/>
          <w:szCs w:val="22"/>
        </w:rPr>
        <w:t>compressed footage (</w:t>
      </w:r>
      <w:r>
        <w:rPr>
          <w:rFonts w:cs="Times New Roman"/>
          <w:szCs w:val="22"/>
        </w:rPr>
        <w:t>he had compressed it down to a remarkable</w:t>
      </w:r>
      <w:r w:rsidRPr="007E5745">
        <w:rPr>
          <w:rFonts w:cs="Times New Roman"/>
          <w:szCs w:val="22"/>
        </w:rPr>
        <w:t xml:space="preserve"> 222 KB) of </w:t>
      </w:r>
      <w:r>
        <w:rPr>
          <w:rFonts w:cs="Times New Roman"/>
          <w:szCs w:val="22"/>
        </w:rPr>
        <w:t>Kontras smuggling his cat J-Dog into a hotel</w:t>
      </w:r>
      <w:r w:rsidRPr="007E5745">
        <w:rPr>
          <w:rFonts w:cs="Times New Roman"/>
          <w:szCs w:val="22"/>
        </w:rPr>
        <w:t xml:space="preserve"> (</w:t>
      </w:r>
      <w:r>
        <w:rPr>
          <w:rFonts w:cs="Times New Roman"/>
          <w:szCs w:val="22"/>
        </w:rPr>
        <w:t>0:11min, 160x112). The video</w:t>
      </w:r>
      <w:r w:rsidRPr="007E5745">
        <w:rPr>
          <w:rFonts w:cs="Times New Roman"/>
          <w:szCs w:val="22"/>
        </w:rPr>
        <w:t xml:space="preserve"> </w:t>
      </w:r>
      <w:r>
        <w:rPr>
          <w:rFonts w:cs="Times New Roman"/>
          <w:szCs w:val="22"/>
        </w:rPr>
        <w:t>featured</w:t>
      </w:r>
      <w:r w:rsidRPr="007E5745">
        <w:rPr>
          <w:rFonts w:cs="Times New Roman"/>
          <w:szCs w:val="22"/>
        </w:rPr>
        <w:t xml:space="preserve"> </w:t>
      </w:r>
      <w:r>
        <w:rPr>
          <w:rFonts w:cs="Times New Roman"/>
          <w:szCs w:val="22"/>
        </w:rPr>
        <w:t>Kontras</w:t>
      </w:r>
      <w:r w:rsidRPr="007E5745">
        <w:rPr>
          <w:rFonts w:cs="Times New Roman"/>
          <w:szCs w:val="22"/>
        </w:rPr>
        <w:t xml:space="preserve"> an</w:t>
      </w:r>
      <w:r>
        <w:rPr>
          <w:rFonts w:cs="Times New Roman"/>
          <w:szCs w:val="22"/>
        </w:rPr>
        <w:t>d his fiancée Jessica carrying their</w:t>
      </w:r>
      <w:r w:rsidRPr="007E5745">
        <w:rPr>
          <w:rFonts w:cs="Times New Roman"/>
          <w:szCs w:val="22"/>
        </w:rPr>
        <w:t xml:space="preserve"> cat through a hotel lobby. Kontras continued to post these little videos almost every day </w:t>
      </w:r>
      <w:r>
        <w:rPr>
          <w:rFonts w:cs="Times New Roman"/>
          <w:szCs w:val="22"/>
        </w:rPr>
        <w:t>throughout the year</w:t>
      </w:r>
      <w:r w:rsidRPr="007E5745">
        <w:rPr>
          <w:rFonts w:cs="Times New Roman"/>
          <w:szCs w:val="22"/>
        </w:rPr>
        <w:t xml:space="preserve"> 2000. Kontras’ site (accessed today through the Internet Wayback machine</w:t>
      </w:r>
      <w:r>
        <w:rPr>
          <w:rFonts w:cs="Times New Roman"/>
          <w:szCs w:val="22"/>
        </w:rPr>
        <w:t>)</w:t>
      </w:r>
      <w:r w:rsidRPr="007E5745">
        <w:rPr>
          <w:rFonts w:cs="Times New Roman"/>
          <w:szCs w:val="22"/>
        </w:rPr>
        <w:t>, was a personal website with text and lin</w:t>
      </w:r>
      <w:r>
        <w:rPr>
          <w:rFonts w:cs="Times New Roman"/>
          <w:szCs w:val="22"/>
        </w:rPr>
        <w:t xml:space="preserve">ks, and thus not what I </w:t>
      </w:r>
      <w:r>
        <w:rPr>
          <w:rFonts w:cs="Times New Roman"/>
          <w:szCs w:val="22"/>
        </w:rPr>
        <w:lastRenderedPageBreak/>
        <w:t xml:space="preserve">define </w:t>
      </w:r>
      <w:r w:rsidRPr="007E5745">
        <w:rPr>
          <w:rFonts w:cs="Times New Roman"/>
          <w:szCs w:val="22"/>
        </w:rPr>
        <w:t xml:space="preserve">or the videobloggers </w:t>
      </w:r>
      <w:r>
        <w:rPr>
          <w:rFonts w:cs="Times New Roman"/>
          <w:szCs w:val="22"/>
        </w:rPr>
        <w:t xml:space="preserve">themselves </w:t>
      </w:r>
      <w:r w:rsidRPr="007E5745">
        <w:rPr>
          <w:rFonts w:cs="Times New Roman"/>
          <w:szCs w:val="22"/>
        </w:rPr>
        <w:t>define</w:t>
      </w:r>
      <w:r>
        <w:rPr>
          <w:rFonts w:cs="Times New Roman"/>
          <w:szCs w:val="22"/>
        </w:rPr>
        <w:t>,</w:t>
      </w:r>
      <w:r w:rsidRPr="007E5745">
        <w:rPr>
          <w:rFonts w:cs="Times New Roman"/>
          <w:szCs w:val="22"/>
        </w:rPr>
        <w:t xml:space="preserve"> as a </w:t>
      </w:r>
      <w:r>
        <w:rPr>
          <w:rFonts w:cs="Times New Roman"/>
          <w:szCs w:val="22"/>
        </w:rPr>
        <w:t>‘</w:t>
      </w:r>
      <w:r w:rsidRPr="007E5745">
        <w:rPr>
          <w:rFonts w:cs="Times New Roman"/>
          <w:szCs w:val="22"/>
        </w:rPr>
        <w:t>videoblog</w:t>
      </w:r>
      <w:r>
        <w:rPr>
          <w:rFonts w:cs="Times New Roman"/>
          <w:szCs w:val="22"/>
        </w:rPr>
        <w:t>’</w:t>
      </w:r>
      <w:r w:rsidRPr="007E5745">
        <w:rPr>
          <w:rFonts w:cs="Times New Roman"/>
          <w:szCs w:val="22"/>
        </w:rPr>
        <w:t>, however, it was possibly the first known instance of someone linking to a video file from their website</w:t>
      </w:r>
      <w:r>
        <w:rPr>
          <w:rFonts w:cs="Times New Roman"/>
          <w:szCs w:val="22"/>
        </w:rPr>
        <w:t>.</w:t>
      </w:r>
      <w:r w:rsidRPr="007E5745">
        <w:rPr>
          <w:rFonts w:cs="Times New Roman"/>
          <w:szCs w:val="22"/>
        </w:rPr>
        <w:t xml:space="preserve"> </w:t>
      </w:r>
      <w:r>
        <w:rPr>
          <w:rFonts w:cs="Times New Roman"/>
          <w:szCs w:val="22"/>
        </w:rPr>
        <w:t>Whether many people were actually able to view it at the time, is more difficult to ascertain. Certainly, viewing audiences would have been relatively small.</w:t>
      </w:r>
    </w:p>
    <w:p w14:paraId="202816F1" w14:textId="77777777" w:rsidR="00A04EB4" w:rsidRDefault="00A04EB4" w:rsidP="00A04EB4">
      <w:pPr>
        <w:pStyle w:val="BodyText"/>
        <w:rPr>
          <w:rFonts w:cs="Times New Roman"/>
          <w:szCs w:val="22"/>
        </w:rPr>
      </w:pPr>
    </w:p>
    <w:p w14:paraId="3D04DB9D" w14:textId="77777777" w:rsidR="00A04EB4" w:rsidRPr="00224EB5" w:rsidRDefault="00A04EB4" w:rsidP="00A04EB4">
      <w:pPr>
        <w:pStyle w:val="BodyText"/>
        <w:rPr>
          <w:rFonts w:cs="Times New Roman"/>
          <w:szCs w:val="22"/>
        </w:rPr>
      </w:pPr>
      <w:r>
        <w:rPr>
          <w:rFonts w:cs="Times New Roman"/>
          <w:szCs w:val="22"/>
        </w:rPr>
        <w:t xml:space="preserve">Another example was on </w:t>
      </w:r>
      <w:r w:rsidRPr="007E5745">
        <w:rPr>
          <w:rFonts w:cs="Times New Roman"/>
          <w:szCs w:val="22"/>
        </w:rPr>
        <w:t>the 27</w:t>
      </w:r>
      <w:r w:rsidRPr="00E6739C">
        <w:rPr>
          <w:rFonts w:cs="Times New Roman"/>
        </w:rPr>
        <w:t>th</w:t>
      </w:r>
      <w:r w:rsidRPr="007E5745" w:rsidDel="00E54553">
        <w:rPr>
          <w:rFonts w:cs="Times New Roman"/>
          <w:szCs w:val="22"/>
          <w:vertAlign w:val="superscript"/>
        </w:rPr>
        <w:t xml:space="preserve"> </w:t>
      </w:r>
      <w:r w:rsidRPr="007E5745">
        <w:rPr>
          <w:rFonts w:cs="Times New Roman"/>
          <w:szCs w:val="22"/>
        </w:rPr>
        <w:t xml:space="preserve">of November 2000, </w:t>
      </w:r>
      <w:r>
        <w:rPr>
          <w:rFonts w:cs="Times New Roman"/>
          <w:szCs w:val="22"/>
        </w:rPr>
        <w:t xml:space="preserve">when </w:t>
      </w:r>
      <w:r w:rsidRPr="007E5745">
        <w:rPr>
          <w:rFonts w:cs="Times New Roman"/>
          <w:szCs w:val="22"/>
        </w:rPr>
        <w:t xml:space="preserve">Adrian Miles posted his first video on his blog. </w:t>
      </w:r>
      <w:r>
        <w:rPr>
          <w:rFonts w:cs="Times New Roman"/>
          <w:szCs w:val="22"/>
        </w:rPr>
        <w:t xml:space="preserve">Miles was an academic based at RMIT University in Melbourne, Australia, where his research interests included </w:t>
      </w:r>
      <w:r w:rsidRPr="00EF7EA8">
        <w:rPr>
          <w:rFonts w:cs="Times New Roman"/>
          <w:szCs w:val="22"/>
        </w:rPr>
        <w:t>hypertext, networked interactive video, and interactive documentary</w:t>
      </w:r>
      <w:r>
        <w:rPr>
          <w:rFonts w:cs="Times New Roman"/>
          <w:szCs w:val="22"/>
        </w:rPr>
        <w:t xml:space="preserve">. In the winter of 2000 he was granted a fellowship in Norway and left the warm beaches of Australia for the wet and windy streets of Bergen. Miles had long been interested in the intersection of video and the digital and on this uncharacteristically sunny Wednesday morning in Bergen, he decided to give it a try himself. Miles’ </w:t>
      </w:r>
      <w:r w:rsidRPr="007E5745">
        <w:rPr>
          <w:rFonts w:cs="Times New Roman"/>
          <w:szCs w:val="22"/>
        </w:rPr>
        <w:t>video (</w:t>
      </w:r>
      <w:r>
        <w:rPr>
          <w:rFonts w:cs="Times New Roman"/>
          <w:szCs w:val="22"/>
        </w:rPr>
        <w:t>QuickTime, 2:10, 194x144, figure</w:t>
      </w:r>
      <w:r w:rsidRPr="007E5745">
        <w:rPr>
          <w:rFonts w:cs="Times New Roman"/>
          <w:szCs w:val="22"/>
        </w:rPr>
        <w:t xml:space="preserve"> 1)</w:t>
      </w:r>
      <w:r>
        <w:rPr>
          <w:rFonts w:cs="Times New Roman"/>
          <w:szCs w:val="22"/>
        </w:rPr>
        <w:t xml:space="preserve"> </w:t>
      </w:r>
      <w:r w:rsidRPr="007E5745">
        <w:rPr>
          <w:rFonts w:cs="Times New Roman"/>
          <w:szCs w:val="22"/>
        </w:rPr>
        <w:t xml:space="preserve">was accompanied by a short text, which can be seen as Miles’ first attempt to articulate his thoughts on videoblogs, or </w:t>
      </w:r>
      <w:r w:rsidRPr="007E5745">
        <w:rPr>
          <w:rFonts w:cs="Times New Roman"/>
          <w:i/>
          <w:szCs w:val="22"/>
        </w:rPr>
        <w:t>vogs</w:t>
      </w:r>
      <w:r w:rsidRPr="007E5745">
        <w:rPr>
          <w:rFonts w:cs="Times New Roman"/>
          <w:szCs w:val="22"/>
        </w:rPr>
        <w:t xml:space="preserve">, as he </w:t>
      </w:r>
      <w:r>
        <w:rPr>
          <w:rFonts w:cs="Times New Roman"/>
          <w:szCs w:val="22"/>
        </w:rPr>
        <w:t>called them, writing ‘welcome. This is a video blog. Don’</w:t>
      </w:r>
      <w:r w:rsidRPr="007E5745">
        <w:rPr>
          <w:rFonts w:cs="Times New Roman"/>
          <w:szCs w:val="22"/>
        </w:rPr>
        <w:t xml:space="preserve">t know if there are lots around, </w:t>
      </w:r>
      <w:r>
        <w:rPr>
          <w:rFonts w:cs="Times New Roman"/>
          <w:szCs w:val="22"/>
        </w:rPr>
        <w:t>or what they should be called. B</w:t>
      </w:r>
      <w:r w:rsidRPr="007E5745">
        <w:rPr>
          <w:rFonts w:cs="Times New Roman"/>
          <w:szCs w:val="22"/>
        </w:rPr>
        <w:t xml:space="preserve">ut if its ok to call a web log a blog then </w:t>
      </w:r>
      <w:r>
        <w:rPr>
          <w:rFonts w:cs="Times New Roman"/>
          <w:szCs w:val="22"/>
        </w:rPr>
        <w:t>this can be a vog’.</w:t>
      </w:r>
      <w:r w:rsidRPr="007E5745">
        <w:rPr>
          <w:rFonts w:cs="Times New Roman"/>
          <w:szCs w:val="22"/>
        </w:rPr>
        <w:t xml:space="preserve"> </w:t>
      </w:r>
      <w:r w:rsidRPr="007E5745">
        <w:t>Miles’ work is interesting because as well as being a practitioner, he was one of the first people to start theorising online video as part of his practice.</w:t>
      </w:r>
      <w:r>
        <w:t xml:space="preserve"> A few days later, on December 6th 2000, Miles posted his first iteration of what was to be known as the ‘Vogma manifesto’. In it, Miles called for a set of principles (nine to be exact) for posting video to the internet. Over the years, Miles expanded on his manifesto, turning i</w:t>
      </w:r>
      <w:ins w:id="2" w:author="inc inc" w:date="2018-05-08T10:36:00Z">
        <w:r>
          <w:t>t</w:t>
        </w:r>
      </w:ins>
      <w:r>
        <w:t xml:space="preserve"> into a full article, which has been widely cited.</w:t>
      </w:r>
      <w:r>
        <w:rPr>
          <w:rStyle w:val="FootnoteReference"/>
          <w:szCs w:val="22"/>
        </w:rPr>
        <w:footnoteReference w:id="2"/>
      </w:r>
      <w:r>
        <w:t xml:space="preserve"> The initial video, however, would have had a limited audience, but the bringing together of a project (‘Vogma’), hypertext and video as an online cultural challenge was inspiring to a number of people who were also developing an interest in online video. </w:t>
      </w:r>
    </w:p>
    <w:p w14:paraId="7E69FB7C" w14:textId="77777777" w:rsidR="00A04EB4" w:rsidRDefault="00A04EB4" w:rsidP="00A04EB4">
      <w:pPr>
        <w:spacing w:line="240" w:lineRule="auto"/>
      </w:pPr>
    </w:p>
    <w:p w14:paraId="42E1C200" w14:textId="77777777" w:rsidR="00A04EB4" w:rsidRDefault="00A04EB4" w:rsidP="00A04EB4">
      <w:pPr>
        <w:pStyle w:val="Caption"/>
      </w:pPr>
      <w:bookmarkStart w:id="3" w:name="_Toc387254611"/>
      <w:r w:rsidRPr="007E5745">
        <w:rPr>
          <w:rFonts w:cs="Times New Roman"/>
          <w:noProof/>
          <w:szCs w:val="22"/>
          <w:lang w:val="en-US"/>
        </w:rPr>
        <w:drawing>
          <wp:inline distT="0" distB="0" distL="0" distR="0" wp14:anchorId="5FAC4381" wp14:editId="6EA69582">
            <wp:extent cx="4229100" cy="14771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7-17 at 21.25.07.png"/>
                    <pic:cNvPicPr/>
                  </pic:nvPicPr>
                  <pic:blipFill>
                    <a:blip r:embed="rId8">
                      <a:extLst>
                        <a:ext uri="{28A0092B-C50C-407E-A947-70E740481C1C}">
                          <a14:useLocalDpi xmlns:a14="http://schemas.microsoft.com/office/drawing/2010/main" val="0"/>
                        </a:ext>
                      </a:extLst>
                    </a:blip>
                    <a:stretch>
                      <a:fillRect/>
                    </a:stretch>
                  </pic:blipFill>
                  <pic:spPr>
                    <a:xfrm>
                      <a:off x="0" y="0"/>
                      <a:ext cx="4230698" cy="1477686"/>
                    </a:xfrm>
                    <a:prstGeom prst="rect">
                      <a:avLst/>
                    </a:prstGeom>
                  </pic:spPr>
                </pic:pic>
              </a:graphicData>
            </a:graphic>
          </wp:inline>
        </w:drawing>
      </w:r>
    </w:p>
    <w:p w14:paraId="69DC60E0" w14:textId="77777777" w:rsidR="00A04EB4" w:rsidRPr="004F55CE" w:rsidRDefault="00A04EB4" w:rsidP="00A04EB4">
      <w:pPr>
        <w:pStyle w:val="Caption"/>
      </w:pPr>
      <w:r w:rsidRPr="00AD6264">
        <w:t xml:space="preserve">Figure </w:t>
      </w:r>
      <w:r>
        <w:fldChar w:fldCharType="begin"/>
      </w:r>
      <w:r>
        <w:instrText xml:space="preserve"> SEQ Figure \* ARABIC </w:instrText>
      </w:r>
      <w:r>
        <w:fldChar w:fldCharType="separate"/>
      </w:r>
      <w:r>
        <w:rPr>
          <w:noProof/>
        </w:rPr>
        <w:t>1</w:t>
      </w:r>
      <w:r>
        <w:rPr>
          <w:noProof/>
        </w:rPr>
        <w:fldChar w:fldCharType="end"/>
      </w:r>
      <w:r w:rsidRPr="00AD6264">
        <w:t xml:space="preserve">: </w:t>
      </w:r>
      <w:r>
        <w:rPr>
          <w:i/>
        </w:rPr>
        <w:t>Welcome</w:t>
      </w:r>
      <w:r>
        <w:t xml:space="preserve"> (Miles, 2000)</w:t>
      </w:r>
      <w:r w:rsidRPr="007B4BC7">
        <w:rPr>
          <w:rStyle w:val="FootnoteReference"/>
        </w:rPr>
        <w:t xml:space="preserve"> </w:t>
      </w:r>
      <w:r>
        <w:rPr>
          <w:rStyle w:val="FootnoteReference"/>
        </w:rPr>
        <w:footnoteReference w:id="3"/>
      </w:r>
      <w:bookmarkEnd w:id="3"/>
    </w:p>
    <w:p w14:paraId="467D5A46" w14:textId="77777777" w:rsidR="00A04EB4" w:rsidRDefault="00A04EB4" w:rsidP="00A04EB4">
      <w:pPr>
        <w:pStyle w:val="BodyText"/>
      </w:pPr>
      <w:r>
        <w:t xml:space="preserve">Miles set out a simple set of rules for videoblogs. Coming out of a hypertext tradition and with years of practical experience with film and video, in </w:t>
      </w:r>
      <w:r w:rsidRPr="002E7C13">
        <w:rPr>
          <w:i/>
        </w:rPr>
        <w:t>The</w:t>
      </w:r>
      <w:r w:rsidRPr="00F426C6">
        <w:t xml:space="preserve"> </w:t>
      </w:r>
      <w:r w:rsidRPr="00F426C6">
        <w:rPr>
          <w:i/>
        </w:rPr>
        <w:t>Vogma Manifesto</w:t>
      </w:r>
      <w:r>
        <w:t xml:space="preserve">, Miles wrote that </w:t>
      </w:r>
      <w:r w:rsidRPr="00F426C6">
        <w:t>a ‘vog’;</w:t>
      </w:r>
    </w:p>
    <w:p w14:paraId="51FD14A8" w14:textId="77777777" w:rsidR="00A04EB4" w:rsidRPr="00F426C6" w:rsidRDefault="00A04EB4" w:rsidP="00A04EB4">
      <w:pPr>
        <w:pStyle w:val="BlockQuote"/>
        <w:rPr>
          <w:rFonts w:cs="Times New Roman"/>
          <w:szCs w:val="22"/>
        </w:rPr>
      </w:pPr>
      <w:r w:rsidRPr="00F426C6">
        <w:t>respects bandwidth </w:t>
      </w:r>
      <w:r w:rsidRPr="00F426C6">
        <w:br/>
        <w:t>is not streaming video (this is not the reinvention of television) </w:t>
      </w:r>
      <w:r w:rsidRPr="00F426C6">
        <w:br/>
        <w:t>uses performative video and/or audio </w:t>
      </w:r>
      <w:r w:rsidRPr="00F426C6">
        <w:br/>
        <w:t>is personal uses available technology experiments with writerly video and audio </w:t>
      </w:r>
      <w:r w:rsidRPr="00F426C6">
        <w:br/>
        <w:t>lies between writing and the televisual explores the proximate distance</w:t>
      </w:r>
      <w:r>
        <w:t xml:space="preserve"> of words and moving media </w:t>
      </w:r>
      <w:r>
        <w:br/>
        <w:t>is Dziga V</w:t>
      </w:r>
      <w:r w:rsidRPr="00F426C6">
        <w:t>ertov with a mac and a modem.</w:t>
      </w:r>
      <w:r>
        <w:rPr>
          <w:rStyle w:val="FootnoteReference"/>
        </w:rPr>
        <w:footnoteReference w:id="4"/>
      </w:r>
    </w:p>
    <w:p w14:paraId="750E5A14" w14:textId="77777777" w:rsidR="00A04EB4" w:rsidRDefault="00A04EB4" w:rsidP="00A04EB4">
      <w:pPr>
        <w:pStyle w:val="BodyText"/>
      </w:pPr>
      <w:r w:rsidRPr="00F426C6">
        <w:t xml:space="preserve">Miles’ definition is useful for a number of reasons. Firstly, it was one of the first attempts at theorising online video, written at a time when posting a video on the internet was incredibly difficult, hence the first rule; respecting bandwidth. It is also interesting in that it distances online video from the televisual through the rejection of streaming technologies. Thus, Miles’ definition has already defined the online video as a discrete, limited format, </w:t>
      </w:r>
      <w:r>
        <w:t xml:space="preserve">one </w:t>
      </w:r>
      <w:r w:rsidRPr="00F426C6">
        <w:t xml:space="preserve">which has a clearly defined beginning, middle and end, and stands alone in a potential sea of other online videos. It also sets the videoblog apart from live streaming technologies that were to flood the internet a few years later, Justin.tv being a notable example. Miles also defined the online video as ‘personal’, a definition that may have excluded a number of practitioners who considered themselves ‘videobloggers’ but who did not make inherently personal content (see for instance </w:t>
      </w:r>
      <w:r w:rsidRPr="00BC5682">
        <w:rPr>
          <w:i/>
        </w:rPr>
        <w:t>Galacticast</w:t>
      </w:r>
      <w:r w:rsidRPr="00F426C6">
        <w:t xml:space="preserve">, </w:t>
      </w:r>
      <w:r w:rsidRPr="00BC5682">
        <w:rPr>
          <w:i/>
        </w:rPr>
        <w:t>Epic Fu</w:t>
      </w:r>
      <w:r w:rsidRPr="00F426C6">
        <w:t xml:space="preserve"> and </w:t>
      </w:r>
      <w:r w:rsidRPr="00BC5682">
        <w:rPr>
          <w:i/>
        </w:rPr>
        <w:t>Chasing Windmills</w:t>
      </w:r>
      <w:r w:rsidRPr="00F426C6">
        <w:t xml:space="preserve"> – these shows were videoblogs but not ‘personal’). Lastly, Miles’ definition nods to </w:t>
      </w:r>
      <w:r>
        <w:t>the filmmaker Dziga Vertov</w:t>
      </w:r>
      <w:r w:rsidRPr="00F426C6">
        <w:t xml:space="preserve"> </w:t>
      </w:r>
      <w:r>
        <w:t xml:space="preserve">in </w:t>
      </w:r>
      <w:r w:rsidRPr="00F426C6">
        <w:t xml:space="preserve">an attempt to provide historical antecedents for online video. </w:t>
      </w:r>
    </w:p>
    <w:p w14:paraId="42A2A46E" w14:textId="77777777" w:rsidR="00A04EB4" w:rsidRDefault="00A04EB4" w:rsidP="00A04EB4">
      <w:pPr>
        <w:pStyle w:val="BodyText"/>
      </w:pPr>
    </w:p>
    <w:p w14:paraId="748AF0D7" w14:textId="77777777" w:rsidR="00A04EB4" w:rsidRDefault="00A04EB4" w:rsidP="00A04EB4">
      <w:pPr>
        <w:pStyle w:val="BodyText"/>
      </w:pPr>
      <w:r>
        <w:t>In between these early experiments, most people accepted that the combination of low bandwidth and dispersed video standards meant that online video would have to mature sufficiently before becoming useful. Despite these early instances of video-in-a-blog</w:t>
      </w:r>
      <w:r w:rsidRPr="007E5745">
        <w:t xml:space="preserve">, the practice of videoblogging as we think of it today </w:t>
      </w:r>
      <w:r>
        <w:t>didn’t really</w:t>
      </w:r>
      <w:r w:rsidRPr="007E5745">
        <w:t xml:space="preserve"> </w:t>
      </w:r>
      <w:r>
        <w:t>begin until</w:t>
      </w:r>
      <w:r w:rsidRPr="007E5745">
        <w:t xml:space="preserve"> 2004. In a seven second long videoblog posted to his site on the first of </w:t>
      </w:r>
      <w:r>
        <w:t xml:space="preserve">January </w:t>
      </w:r>
      <w:r w:rsidRPr="007E5745">
        <w:t xml:space="preserve">2004, Steve Garfield declared 2004 </w:t>
      </w:r>
      <w:r>
        <w:t>‘</w:t>
      </w:r>
      <w:r w:rsidRPr="007E5745">
        <w:t>the year of the videoblog</w:t>
      </w:r>
      <w:r>
        <w:t>’.</w:t>
      </w:r>
      <w:r>
        <w:rPr>
          <w:rStyle w:val="FootnoteReference"/>
        </w:rPr>
        <w:footnoteReference w:id="5"/>
      </w:r>
      <w:r>
        <w:t xml:space="preserve"> Garfield, a video producer and editor, had started blogging in 2000, and being convinced the internet had more to offer, he had started tinkering with video in 2002. From his home in Boston, Massachusetts, he was determined to make videoblogging the next new big thing. This</w:t>
      </w:r>
      <w:r w:rsidRPr="007E5745">
        <w:t xml:space="preserve"> was also the year Jay Dedman and Peter van Dijck got together to start the Videoblogging Yahoo Group, an email list that would act as the central hub for videoblogging activity and community</w:t>
      </w:r>
      <w:r>
        <w:t>,</w:t>
      </w:r>
      <w:r w:rsidRPr="007E5745">
        <w:t xml:space="preserve"> from its inception till the community more or less disbanded in 2009</w:t>
      </w:r>
      <w:r>
        <w:t>. Dedman and van Dijck met in 2002. Van Dijck, originally from Belgium, had relocated to New York for work and had a small place in Harlem. He and Dedman got on well, and would spend a lot of time walking around the parks of New York discussing the future of robots.</w:t>
      </w:r>
      <w:r w:rsidRPr="00427A72">
        <w:t xml:space="preserve"> </w:t>
      </w:r>
      <w:r>
        <w:t xml:space="preserve">They were both technically literate. Van Dijck moved to </w:t>
      </w:r>
      <w:r w:rsidRPr="00427A72">
        <w:t>Hoboken</w:t>
      </w:r>
      <w:r>
        <w:t xml:space="preserve"> soon afterwards, but the two stayed in touch. A couple of years later, on one of their walks, they started talking about video. Dedman, a video-editor, was working for the Manhattan Neighbourhood Network (MNN) at the time, and was getting frustrated with the community television model. They used to hang out, bounce ideas off each other and put the world to rights. After a long walk in Central Park one evening, they hit upon the idea of posting video to the internet. They both got very excited. Soon after, in May 2004, they discovered Steve Garfield’s videoblog and figured the best way to get people to work together was to create a space they could meet. Distance was an issue though, so the space would have to be virtual. On the evening of May 31</w:t>
      </w:r>
      <w:r w:rsidRPr="006C32EF">
        <w:t>st</w:t>
      </w:r>
      <w:r>
        <w:t xml:space="preserve"> they created the videoblogging mailing list. </w:t>
      </w:r>
    </w:p>
    <w:p w14:paraId="114662FE" w14:textId="77777777" w:rsidR="00A04EB4" w:rsidRDefault="00A04EB4" w:rsidP="00A04EB4">
      <w:pPr>
        <w:pStyle w:val="BodyText"/>
      </w:pPr>
    </w:p>
    <w:p w14:paraId="5450598D" w14:textId="77777777" w:rsidR="00A04EB4" w:rsidRDefault="00A04EB4" w:rsidP="00A04EB4">
      <w:pPr>
        <w:pStyle w:val="BodyText"/>
      </w:pPr>
      <w:r>
        <w:t xml:space="preserve">The email list was an interesting choice. Not only did it connect people who lived in geographically disparate places and bring them to a shared space online in which they could communicate, it also gave them the opportunity to reach all the members by sending just one email. Slowly, the users began to treat the email list as a form of membership list. This emphasised a sense of inclusion and shared ownership of the videoblogging project. As more people joined, older members would greet new members, and the group would mostly self-regulate in terms of community behaviour and expectations. The email list also had an automatic archiving function which was important in that it gave the fledgling community a sense of how it was growing and developing shared traditions and norms.   </w:t>
      </w:r>
    </w:p>
    <w:p w14:paraId="298867AA" w14:textId="77777777" w:rsidR="00A04EB4" w:rsidRDefault="00A04EB4" w:rsidP="00A04EB4">
      <w:pPr>
        <w:pStyle w:val="BodyText"/>
      </w:pPr>
    </w:p>
    <w:p w14:paraId="70FDBEBE" w14:textId="77777777" w:rsidR="00A04EB4" w:rsidRDefault="00A04EB4" w:rsidP="00A04EB4">
      <w:pPr>
        <w:pStyle w:val="BodyText"/>
      </w:pPr>
      <w:r>
        <w:t>Peter Van Dijck posted the first message to the Yahoo videoblogging email list</w:t>
      </w:r>
      <w:r w:rsidRPr="00090513">
        <w:t xml:space="preserve"> </w:t>
      </w:r>
      <w:r>
        <w:t>(hereafter referred to as ‘the email list’) on June 1</w:t>
      </w:r>
      <w:r w:rsidRPr="00E6739C">
        <w:t>st</w:t>
      </w:r>
      <w:r w:rsidRPr="004E7D56" w:rsidDel="0029573C">
        <w:rPr>
          <w:vertAlign w:val="superscript"/>
        </w:rPr>
        <w:t xml:space="preserve"> </w:t>
      </w:r>
      <w:r>
        <w:t>2004. His main focus was providing technical support, but Dedman insisted that they needed a community of users. This idea of building a ‘community’ around a new technical medium product or technology was not new, of course. However, rather than being generated by a large corporation seeking to sell a product, such as Apple who actively used community-building early in their history, these individuals were first and foremost excited by the potential of new forms of expression on the internet. To Dedman, it wasn’t enough to discuss this amazing new ability to put video on the web, they needed to bring more people into the conversation. The pair were quickly joined by others, including Garfield, Adrian Miles, Anders Haugstrup Pedersen, an MA student based in Copenhagen, and Mica Scalin, an artist who saw online video as allowing the medium of web content to ‘t</w:t>
      </w:r>
      <w:r w:rsidRPr="004E7D56">
        <w:t>ruly come into its own and begin es</w:t>
      </w:r>
      <w:r>
        <w:t>tablishing its unique language’. It attracted her, she said, ‘</w:t>
      </w:r>
      <w:r w:rsidRPr="004E7D56">
        <w:t>because of this unique combination of traits in a visual medium. What is most interesting to me is that it provides a way to tell a story that could eliminate worn-out narrative forms.</w:t>
      </w:r>
      <w:r>
        <w:t>’</w:t>
      </w:r>
      <w:r>
        <w:rPr>
          <w:rStyle w:val="FootnoteReference"/>
        </w:rPr>
        <w:footnoteReference w:id="6"/>
      </w:r>
    </w:p>
    <w:p w14:paraId="518B84FF" w14:textId="77777777" w:rsidR="00A04EB4" w:rsidRDefault="00A04EB4" w:rsidP="00A04EB4">
      <w:pPr>
        <w:pStyle w:val="BodyText"/>
      </w:pPr>
    </w:p>
    <w:p w14:paraId="7079FBC8" w14:textId="77777777" w:rsidR="00A04EB4" w:rsidRDefault="00A04EB4" w:rsidP="00A04EB4">
      <w:pPr>
        <w:pStyle w:val="BodyText"/>
      </w:pPr>
      <w:r>
        <w:t>The first flurry of messages on the email list was mostly technical, but there were also discussions, and theorisations about the medium and its potential. For the first 4 months there were less than 50 members on the list, with an average of 300 messages sent each month. In December 2004 this jumped to over 1000 messages, which led the way into one of the most active years in the history of the community.</w:t>
      </w:r>
      <w:r>
        <w:rPr>
          <w:rStyle w:val="FootnoteReference"/>
        </w:rPr>
        <w:footnoteReference w:id="7"/>
      </w:r>
      <w:r>
        <w:t xml:space="preserve"> On July 9</w:t>
      </w:r>
      <w:r w:rsidRPr="00E6739C">
        <w:t>th</w:t>
      </w:r>
      <w:r>
        <w:t xml:space="preserve"> 2005, Adam Quirk, initiated and hosted the first ever Vloggercue (videoblogger BBQ) on his roof-top in Hoboken, New York. Adam had started videoblogging in 2004 when there were only a handful of people on the videoblogging list. An introvert, Adam had found it difficult to get to know people after he’d moved to the city with just his girlfriend and his cat, and videoblogging afforded him the chance to ‘</w:t>
      </w:r>
      <w:r w:rsidRPr="007C5BE7">
        <w:rPr>
          <w:lang w:val="en-US"/>
        </w:rPr>
        <w:t>have conversations with these other people online and experience some kind of socializing without having to resort to going to bars and meeting strangers face to face</w:t>
      </w:r>
      <w:r>
        <w:rPr>
          <w:lang w:val="en-US"/>
        </w:rPr>
        <w:t>’</w:t>
      </w:r>
      <w:r>
        <w:t xml:space="preserve">. Vloggercue 2004 was attended by a small group of videobloggers, among them Jay Dedman, Steve Garfield, Bre Pettis  (who started the website </w:t>
      </w:r>
      <w:r>
        <w:rPr>
          <w:i/>
        </w:rPr>
        <w:t xml:space="preserve">We are the Media </w:t>
      </w:r>
      <w:r>
        <w:t xml:space="preserve">and would go on to found MakerBot), the founders of Blip.tv, Ryanne Hodson (co-founder of </w:t>
      </w:r>
      <w:r w:rsidRPr="00666FE8">
        <w:rPr>
          <w:i/>
        </w:rPr>
        <w:t>Freevlog</w:t>
      </w:r>
      <w:r>
        <w:t xml:space="preserve">), Josh Leo (one of the youngest videobloggers at the time, and later host of the web show </w:t>
      </w:r>
      <w:r w:rsidRPr="004D55EA">
        <w:rPr>
          <w:i/>
        </w:rPr>
        <w:t>Daily Kawaii</w:t>
      </w:r>
      <w:r>
        <w:t xml:space="preserve">) and Chris Weagel (who found success with the daily – and slightly absurd – videoblog production company </w:t>
      </w:r>
      <w:r w:rsidRPr="004D55EA">
        <w:rPr>
          <w:i/>
        </w:rPr>
        <w:t>Human Dog</w:t>
      </w:r>
      <w:r>
        <w:t>). This was the first time many of the videobloggers had met in person.</w:t>
      </w:r>
      <w:r>
        <w:rPr>
          <w:rStyle w:val="FootnoteReference"/>
        </w:rPr>
        <w:footnoteReference w:id="8"/>
      </w:r>
      <w:r>
        <w:t xml:space="preserve"> Also present was Joshua Kinberg, who would go on to make FireAnt, and Ryanne Hodson, co-creator of freevlog.org, both of which I explore more fully later. The event was a huge success, both in terms of getting together to discuss technical issues with videoblogging, but also in terms of forging bonds between the members of the group. The night even inspired some romance, with Hodson and Dedman soon after becoming a couple. </w:t>
      </w:r>
    </w:p>
    <w:p w14:paraId="12BD1CFF" w14:textId="77777777" w:rsidR="00A04EB4" w:rsidRDefault="00A04EB4" w:rsidP="00A04EB4">
      <w:pPr>
        <w:pStyle w:val="BodyText"/>
      </w:pPr>
    </w:p>
    <w:p w14:paraId="7C0E277E" w14:textId="77777777" w:rsidR="00A04EB4" w:rsidRDefault="00A04EB4" w:rsidP="00A04EB4">
      <w:pPr>
        <w:pStyle w:val="BodyText"/>
      </w:pPr>
      <w:r>
        <w:t>Despite the increasingly activity on the email list and occasional events within the community, videoblogging remained a niche activity, limited to a small group of people who mainly hung out online and thrived on the process of sharing their experiences and learning from each other. This all changed o</w:t>
      </w:r>
      <w:r w:rsidRPr="007E5745">
        <w:t>n the 21st July 2005</w:t>
      </w:r>
      <w:r>
        <w:t xml:space="preserve"> when</w:t>
      </w:r>
      <w:r w:rsidRPr="007E5745">
        <w:t xml:space="preserve"> Rupert Howe – a website designer and amateur film maker living and working in London, UK – posted a short video, </w:t>
      </w:r>
      <w:r w:rsidRPr="007E5745">
        <w:rPr>
          <w:i/>
        </w:rPr>
        <w:t>Should I Stay or Should I Go</w:t>
      </w:r>
      <w:r w:rsidRPr="007E5745">
        <w:t xml:space="preserve"> </w:t>
      </w:r>
      <w:r>
        <w:t xml:space="preserve">(figure 2) </w:t>
      </w:r>
      <w:r w:rsidRPr="007E5745">
        <w:t xml:space="preserve">on his blog, </w:t>
      </w:r>
      <w:r w:rsidRPr="00FD1C30">
        <w:rPr>
          <w:i/>
        </w:rPr>
        <w:t>Fat Girl In Ohio</w:t>
      </w:r>
      <w:r w:rsidRPr="004977C3">
        <w:t>.</w:t>
      </w:r>
      <w:r>
        <w:t xml:space="preserve"> Despite never formally studying film (he read classics at Oxford and hated it), Howe’s great passion had always been the cinema, so it made sense for him to name his blog after the </w:t>
      </w:r>
      <w:r w:rsidRPr="00545189">
        <w:t xml:space="preserve">famous quote by filmmaker Francis Ford Coppola, who once said that </w:t>
      </w:r>
      <w:r>
        <w:t>his</w:t>
      </w:r>
    </w:p>
    <w:p w14:paraId="460E0A34" w14:textId="77777777" w:rsidR="00A04EB4" w:rsidRDefault="00A04EB4" w:rsidP="00A04EB4">
      <w:pPr>
        <w:pStyle w:val="BlockQuote"/>
        <w:rPr>
          <w:rFonts w:cs="Times New Roman"/>
        </w:rPr>
      </w:pPr>
      <w:r>
        <w:t>G</w:t>
      </w:r>
      <w:r w:rsidRPr="00545189">
        <w:t xml:space="preserve">reat hope is that now that </w:t>
      </w:r>
      <w:r>
        <w:t xml:space="preserve">[we have] </w:t>
      </w:r>
      <w:r w:rsidRPr="00545189">
        <w:t>these little 8mm video recorder people who normally wouldn’t make movies are going to be making them. And, you know, suddenly one day some little fat girl in Ohio is going to be the new Mozart, and you know, and make a beautiful film with her father’s little camera-corder and for once this whole professionalism about movies will be destroyed forever and it will become an art form.</w:t>
      </w:r>
      <w:r w:rsidRPr="007E5745">
        <w:rPr>
          <w:rStyle w:val="FootnoteReference"/>
        </w:rPr>
        <w:footnoteReference w:id="9"/>
      </w:r>
    </w:p>
    <w:p w14:paraId="23AA496E" w14:textId="77777777" w:rsidR="00A04EB4" w:rsidRDefault="00A04EB4" w:rsidP="00A04EB4">
      <w:pPr>
        <w:pStyle w:val="BodyText"/>
      </w:pPr>
      <w:r w:rsidRPr="00FD1C30">
        <w:rPr>
          <w:i/>
        </w:rPr>
        <w:t>Fat Girl In Ohio</w:t>
      </w:r>
      <w:r>
        <w:t xml:space="preserve"> was Howe’s second videoblog.</w:t>
      </w:r>
      <w:r>
        <w:rPr>
          <w:rStyle w:val="FootnoteReference"/>
        </w:rPr>
        <w:footnoteReference w:id="10"/>
      </w:r>
      <w:r>
        <w:t xml:space="preserve"> In the spring of 2005 he had been working for his father, but he was bored and spent his days making short videos which he posted to a blog, and messing around on the internet. Without a distribution network, Howe had been emailing the videos to his friends and his blog had little or no traffic. Again, this was all about to change. </w:t>
      </w:r>
    </w:p>
    <w:p w14:paraId="56CFC0F3" w14:textId="77777777" w:rsidR="00A04EB4" w:rsidRDefault="00A04EB4" w:rsidP="00A04EB4">
      <w:pPr>
        <w:pStyle w:val="BodyText"/>
      </w:pPr>
    </w:p>
    <w:p w14:paraId="7B2A08C2" w14:textId="77777777" w:rsidR="00A04EB4" w:rsidRDefault="00A04EB4" w:rsidP="00A04EB4">
      <w:pPr>
        <w:pStyle w:val="BodyText"/>
      </w:pPr>
      <w:r w:rsidRPr="007E5745">
        <w:rPr>
          <w:szCs w:val="22"/>
        </w:rPr>
        <w:t xml:space="preserve">Although individuals had created personal webpages (home pages) for years, Pyra Lab’s launch of Blogger in 1999 </w:t>
      </w:r>
      <w:r>
        <w:rPr>
          <w:szCs w:val="22"/>
        </w:rPr>
        <w:t>contributed to</w:t>
      </w:r>
      <w:r w:rsidRPr="007E5745">
        <w:rPr>
          <w:szCs w:val="22"/>
        </w:rPr>
        <w:t xml:space="preserve"> </w:t>
      </w:r>
      <w:r>
        <w:rPr>
          <w:szCs w:val="22"/>
        </w:rPr>
        <w:t>changing</w:t>
      </w:r>
      <w:r w:rsidRPr="007E5745">
        <w:rPr>
          <w:szCs w:val="22"/>
        </w:rPr>
        <w:t xml:space="preserve"> how people interacted on the internet. Blogger was a publishing platform that allowed </w:t>
      </w:r>
      <w:r>
        <w:rPr>
          <w:szCs w:val="22"/>
        </w:rPr>
        <w:t xml:space="preserve">individuals without any previous skill </w:t>
      </w:r>
      <w:r w:rsidRPr="007E5745">
        <w:rPr>
          <w:szCs w:val="22"/>
        </w:rPr>
        <w:t xml:space="preserve">to run </w:t>
      </w:r>
      <w:r>
        <w:rPr>
          <w:szCs w:val="22"/>
        </w:rPr>
        <w:t xml:space="preserve">their own blogs </w:t>
      </w:r>
      <w:r w:rsidRPr="007E5745">
        <w:rPr>
          <w:szCs w:val="22"/>
        </w:rPr>
        <w:t xml:space="preserve">easily and free of charge. The term </w:t>
      </w:r>
      <w:r w:rsidRPr="00FD1C30">
        <w:rPr>
          <w:szCs w:val="22"/>
        </w:rPr>
        <w:t>weblog</w:t>
      </w:r>
      <w:r w:rsidRPr="007E5745">
        <w:rPr>
          <w:szCs w:val="22"/>
        </w:rPr>
        <w:t xml:space="preserve"> was coined by John Barger in December 1997 whereas the more popular term </w:t>
      </w:r>
      <w:r>
        <w:rPr>
          <w:szCs w:val="22"/>
        </w:rPr>
        <w:t>‘</w:t>
      </w:r>
      <w:r w:rsidRPr="007E5745">
        <w:rPr>
          <w:szCs w:val="22"/>
        </w:rPr>
        <w:t>blog</w:t>
      </w:r>
      <w:r>
        <w:rPr>
          <w:szCs w:val="22"/>
        </w:rPr>
        <w:t>’</w:t>
      </w:r>
      <w:r w:rsidRPr="007E5745">
        <w:rPr>
          <w:szCs w:val="22"/>
        </w:rPr>
        <w:t xml:space="preserve"> was coined by P</w:t>
      </w:r>
      <w:r>
        <w:rPr>
          <w:szCs w:val="22"/>
        </w:rPr>
        <w:t>eter Merholz in April/May 1999</w:t>
      </w:r>
      <w:r w:rsidRPr="007E5745">
        <w:rPr>
          <w:szCs w:val="22"/>
        </w:rPr>
        <w:t>. The terms were used to signify a personal homepage that was distinctly different from a personal home page. Instead of a static web page with text, links and image</w:t>
      </w:r>
      <w:r>
        <w:rPr>
          <w:szCs w:val="22"/>
        </w:rPr>
        <w:t>s</w:t>
      </w:r>
      <w:r w:rsidRPr="007E5745">
        <w:rPr>
          <w:szCs w:val="22"/>
        </w:rPr>
        <w:t xml:space="preserve">, blogs are </w:t>
      </w:r>
      <w:r>
        <w:rPr>
          <w:szCs w:val="22"/>
        </w:rPr>
        <w:t>‘</w:t>
      </w:r>
      <w:r w:rsidRPr="007E5745">
        <w:rPr>
          <w:szCs w:val="22"/>
        </w:rPr>
        <w:t>web-based journals in which entries are displayed in reverse chronologic</w:t>
      </w:r>
      <w:r>
        <w:rPr>
          <w:szCs w:val="22"/>
        </w:rPr>
        <w:t>al sequence’</w:t>
      </w:r>
      <w:r w:rsidRPr="007E5745">
        <w:rPr>
          <w:szCs w:val="22"/>
        </w:rPr>
        <w:t>.</w:t>
      </w:r>
      <w:r>
        <w:rPr>
          <w:rStyle w:val="FootnoteReference"/>
          <w:szCs w:val="22"/>
        </w:rPr>
        <w:footnoteReference w:id="11"/>
      </w:r>
      <w:r w:rsidRPr="007E5745">
        <w:t xml:space="preserve"> </w:t>
      </w:r>
      <w:r w:rsidRPr="007E5745">
        <w:rPr>
          <w:szCs w:val="22"/>
        </w:rPr>
        <w:t xml:space="preserve">As early adopter and early weblogger Rebecca Blood </w:t>
      </w:r>
      <w:r>
        <w:rPr>
          <w:szCs w:val="22"/>
        </w:rPr>
        <w:t>points out</w:t>
      </w:r>
      <w:r w:rsidRPr="007E5745">
        <w:rPr>
          <w:szCs w:val="22"/>
        </w:rPr>
        <w:t>, there have been personal websites that have s</w:t>
      </w:r>
      <w:r>
        <w:rPr>
          <w:szCs w:val="22"/>
        </w:rPr>
        <w:t>ubsequently been identified as ‘blogs’ since 1998</w:t>
      </w:r>
      <w:r w:rsidRPr="007E5745">
        <w:rPr>
          <w:szCs w:val="22"/>
        </w:rPr>
        <w:t xml:space="preserve">. Initially, there were very few of these weblogs, which meant that – similarly to the early videoblogging community – the bloggers were all reading each others posts. </w:t>
      </w:r>
      <w:r>
        <w:t>With</w:t>
      </w:r>
      <w:r w:rsidRPr="007E5745">
        <w:t xml:space="preserve"> the launch of Blogger and what she calls the </w:t>
      </w:r>
      <w:r>
        <w:t>‘</w:t>
      </w:r>
      <w:r w:rsidRPr="007E5745">
        <w:t>post-Blogger explosion</w:t>
      </w:r>
      <w:r>
        <w:t>’</w:t>
      </w:r>
      <w:r w:rsidRPr="007E5745">
        <w:t xml:space="preserve"> the nature of blogs changed. </w:t>
      </w:r>
      <w:r>
        <w:t>Whereas</w:t>
      </w:r>
      <w:r w:rsidRPr="007E5745">
        <w:t xml:space="preserve"> the early community of bloggers had been concerned with the </w:t>
      </w:r>
      <w:r>
        <w:t>‘</w:t>
      </w:r>
      <w:r w:rsidRPr="007E5745">
        <w:t>web at large</w:t>
      </w:r>
      <w:r>
        <w:t>’</w:t>
      </w:r>
      <w:r w:rsidRPr="007E5745">
        <w:t>, the new bloggers treate</w:t>
      </w:r>
      <w:r>
        <w:t>d their sites more like a diary and t</w:t>
      </w:r>
      <w:r w:rsidRPr="007E5745">
        <w:t xml:space="preserve">hese blogs, </w:t>
      </w:r>
      <w:r>
        <w:t xml:space="preserve">which were </w:t>
      </w:r>
      <w:r w:rsidRPr="007E5745">
        <w:t xml:space="preserve">often updated several times </w:t>
      </w:r>
      <w:r>
        <w:t>during the</w:t>
      </w:r>
      <w:r w:rsidRPr="007E5745">
        <w:t xml:space="preserve"> day, were </w:t>
      </w:r>
      <w:r>
        <w:t>‘</w:t>
      </w:r>
      <w:r w:rsidRPr="007E5745">
        <w:t>a record of the blogger’s thoughts: something noticed on the way to work, notes about the weekend, a quick reflect</w:t>
      </w:r>
      <w:r>
        <w:t>ion on some subject or another</w:t>
      </w:r>
      <w:r w:rsidRPr="007E5745">
        <w:t>.</w:t>
      </w:r>
      <w:r>
        <w:t>’</w:t>
      </w:r>
      <w:r>
        <w:rPr>
          <w:rStyle w:val="FootnoteReference"/>
        </w:rPr>
        <w:footnoteReference w:id="12"/>
      </w:r>
    </w:p>
    <w:p w14:paraId="169EFC8E" w14:textId="77777777" w:rsidR="00A04EB4" w:rsidRPr="007E5745" w:rsidRDefault="00A04EB4" w:rsidP="00A04EB4">
      <w:pPr>
        <w:pStyle w:val="BodyText"/>
      </w:pPr>
    </w:p>
    <w:p w14:paraId="12FDE638" w14:textId="2250E020" w:rsidR="00A04EB4" w:rsidRPr="00FF7982" w:rsidRDefault="00A04EB4" w:rsidP="00FF7982">
      <w:pPr>
        <w:pStyle w:val="BodyText"/>
      </w:pPr>
      <w:r>
        <w:t>Similarly, danah</w:t>
      </w:r>
      <w:r>
        <w:rPr>
          <w:szCs w:val="22"/>
        </w:rPr>
        <w:t xml:space="preserve"> boyd</w:t>
      </w:r>
      <w:r w:rsidRPr="007E5745">
        <w:rPr>
          <w:szCs w:val="22"/>
        </w:rPr>
        <w:t xml:space="preserve"> traces the development of the early blogging platforms, including Typepad, Diaryland and Live Journal as well as the evolution of the definition of blogging. </w:t>
      </w:r>
      <w:r>
        <w:rPr>
          <w:szCs w:val="22"/>
        </w:rPr>
        <w:t>W</w:t>
      </w:r>
      <w:r w:rsidRPr="007E5745">
        <w:rPr>
          <w:szCs w:val="22"/>
        </w:rPr>
        <w:t xml:space="preserve">hereas most early </w:t>
      </w:r>
      <w:r>
        <w:rPr>
          <w:szCs w:val="22"/>
        </w:rPr>
        <w:t>theorisation</w:t>
      </w:r>
      <w:r w:rsidRPr="007E5745">
        <w:rPr>
          <w:szCs w:val="22"/>
        </w:rPr>
        <w:t xml:space="preserve"> o</w:t>
      </w:r>
      <w:r>
        <w:rPr>
          <w:szCs w:val="22"/>
        </w:rPr>
        <w:t>f</w:t>
      </w:r>
      <w:r w:rsidRPr="007E5745">
        <w:rPr>
          <w:szCs w:val="22"/>
        </w:rPr>
        <w:t xml:space="preserve"> blogs attempted to define it as a genre of writing</w:t>
      </w:r>
      <w:r>
        <w:rPr>
          <w:szCs w:val="22"/>
        </w:rPr>
        <w:t>, boyd finds it more helpful to ‘reframe</w:t>
      </w:r>
      <w:r w:rsidRPr="007E5745">
        <w:rPr>
          <w:szCs w:val="22"/>
        </w:rPr>
        <w:t xml:space="preserve"> blogs as a culture-driven medium upon which the practice of blogging can occur</w:t>
      </w:r>
      <w:r>
        <w:rPr>
          <w:szCs w:val="22"/>
        </w:rPr>
        <w:t>’</w:t>
      </w:r>
      <w:r w:rsidRPr="007E5745">
        <w:rPr>
          <w:szCs w:val="22"/>
        </w:rPr>
        <w:t xml:space="preserve">. She </w:t>
      </w:r>
      <w:r>
        <w:rPr>
          <w:szCs w:val="22"/>
        </w:rPr>
        <w:t>argues that</w:t>
      </w:r>
      <w:r w:rsidRPr="007E5745">
        <w:rPr>
          <w:szCs w:val="22"/>
        </w:rPr>
        <w:t xml:space="preserve"> </w:t>
      </w:r>
      <w:r>
        <w:rPr>
          <w:szCs w:val="22"/>
        </w:rPr>
        <w:t>withi</w:t>
      </w:r>
      <w:r w:rsidRPr="007E5745">
        <w:t xml:space="preserve">n the context of communication, </w:t>
      </w:r>
      <w:r>
        <w:t>‘</w:t>
      </w:r>
      <w:r w:rsidRPr="007E5745">
        <w:t>a medium is the channel through which people can communicate or extend their expressions to others</w:t>
      </w:r>
      <w:r>
        <w:t>’ in a similar way that paper is the medium of writing. Drawing on McLuhan, boyd contends that a</w:t>
      </w:r>
      <w:r w:rsidRPr="007E5745">
        <w:t xml:space="preserve"> medium allow</w:t>
      </w:r>
      <w:r>
        <w:t>s people to express themselves and asserts that ‘b</w:t>
      </w:r>
      <w:r w:rsidRPr="007E5745">
        <w:t>logs are precisely this; they allow people to extend themselves into a networked digital environment that is often thought to be disembodying. The blog becomes both the digital body as well as the medium through which bloggers express themse</w:t>
      </w:r>
      <w:r>
        <w:t>lves</w:t>
      </w:r>
      <w:r w:rsidRPr="007E5745">
        <w:t>.</w:t>
      </w:r>
      <w:r>
        <w:t>’</w:t>
      </w:r>
      <w:r>
        <w:rPr>
          <w:rStyle w:val="FootnoteReference"/>
        </w:rPr>
        <w:footnoteReference w:id="13"/>
      </w:r>
      <w:r>
        <w:t xml:space="preserve"> </w:t>
      </w:r>
      <w:r w:rsidRPr="007E5745">
        <w:t xml:space="preserve">This is a useful way of thinking about blogs and is relevant for the way in which videoblogging later developed. </w:t>
      </w:r>
      <w:r w:rsidRPr="007E5745">
        <w:rPr>
          <w:szCs w:val="22"/>
        </w:rPr>
        <w:t xml:space="preserve">Through blogs, wikis and message boards, </w:t>
      </w:r>
      <w:r>
        <w:rPr>
          <w:szCs w:val="22"/>
        </w:rPr>
        <w:t xml:space="preserve">the idea was that </w:t>
      </w:r>
      <w:r w:rsidRPr="007E5745">
        <w:rPr>
          <w:szCs w:val="22"/>
        </w:rPr>
        <w:t xml:space="preserve">previously passive readers </w:t>
      </w:r>
      <w:r>
        <w:rPr>
          <w:szCs w:val="22"/>
        </w:rPr>
        <w:t>became</w:t>
      </w:r>
      <w:r w:rsidRPr="007E5745">
        <w:rPr>
          <w:szCs w:val="22"/>
        </w:rPr>
        <w:t xml:space="preserve"> active writers and producers of knowledge. Through aggregation and syndication, the indivi</w:t>
      </w:r>
      <w:r>
        <w:rPr>
          <w:szCs w:val="22"/>
        </w:rPr>
        <w:t xml:space="preserve">dual user could create her </w:t>
      </w:r>
      <w:r w:rsidRPr="007E5745">
        <w:rPr>
          <w:szCs w:val="22"/>
        </w:rPr>
        <w:t>own media stream.</w:t>
      </w:r>
    </w:p>
    <w:p w14:paraId="3175C0B8" w14:textId="77777777" w:rsidR="00A04EB4" w:rsidRDefault="00A04EB4" w:rsidP="00A04EB4">
      <w:pPr>
        <w:pStyle w:val="Caption"/>
      </w:pPr>
      <w:bookmarkStart w:id="4" w:name="_Toc387254612"/>
      <w:r w:rsidRPr="007E5745">
        <w:rPr>
          <w:rFonts w:cs="Times New Roman"/>
          <w:noProof/>
          <w:szCs w:val="22"/>
          <w:lang w:val="en-US"/>
        </w:rPr>
        <w:drawing>
          <wp:inline distT="0" distB="0" distL="0" distR="0" wp14:anchorId="07C2A0C7" wp14:editId="509EB235">
            <wp:extent cx="4566920" cy="1488776"/>
            <wp:effectExtent l="0" t="0" r="5080" b="1016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8148" cy="1489176"/>
                    </a:xfrm>
                    <a:prstGeom prst="rect">
                      <a:avLst/>
                    </a:prstGeom>
                    <a:noFill/>
                    <a:ln>
                      <a:noFill/>
                    </a:ln>
                  </pic:spPr>
                </pic:pic>
              </a:graphicData>
            </a:graphic>
          </wp:inline>
        </w:drawing>
      </w:r>
    </w:p>
    <w:p w14:paraId="0D6F2C89" w14:textId="77777777" w:rsidR="00A04EB4" w:rsidRPr="007A0C75" w:rsidRDefault="00A04EB4" w:rsidP="00A04EB4">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1B44E0">
        <w:rPr>
          <w:i/>
        </w:rPr>
        <w:t>Should I Stay or Should I Go</w:t>
      </w:r>
      <w:r w:rsidRPr="007A0C75">
        <w:t xml:space="preserve"> </w:t>
      </w:r>
      <w:r>
        <w:t>(Howe, 2005)</w:t>
      </w:r>
      <w:bookmarkEnd w:id="4"/>
    </w:p>
    <w:p w14:paraId="13B2FAC1" w14:textId="77777777" w:rsidR="00FF7982" w:rsidRDefault="00FF7982" w:rsidP="00A04EB4">
      <w:pPr>
        <w:pStyle w:val="BodyText"/>
        <w:rPr>
          <w:rFonts w:cs="Times New Roman"/>
        </w:rPr>
      </w:pPr>
    </w:p>
    <w:p w14:paraId="5B20017E" w14:textId="77777777" w:rsidR="00A04EB4" w:rsidRPr="007E5745" w:rsidRDefault="00A04EB4" w:rsidP="00A04EB4">
      <w:pPr>
        <w:pStyle w:val="BodyText"/>
      </w:pPr>
      <w:r w:rsidRPr="007E5745">
        <w:t>In</w:t>
      </w:r>
      <w:r>
        <w:t xml:space="preserve"> his video</w:t>
      </w:r>
      <w:r w:rsidRPr="007E5745">
        <w:t xml:space="preserve"> </w:t>
      </w:r>
      <w:r w:rsidRPr="007E5745">
        <w:rPr>
          <w:i/>
          <w:szCs w:val="22"/>
        </w:rPr>
        <w:t>Should I Stay or Should I Go</w:t>
      </w:r>
      <w:r w:rsidRPr="007E5745">
        <w:t xml:space="preserve">, Howe moves around in his London home, talking, more or less coherently, directly into his handheld camera, a Kodak dx7440, about his reactions to </w:t>
      </w:r>
      <w:r>
        <w:t>a terrorist attack</w:t>
      </w:r>
      <w:r w:rsidRPr="007E5745">
        <w:t xml:space="preserve">. </w:t>
      </w:r>
      <w:r>
        <w:rPr>
          <w:lang w:val="en-US"/>
        </w:rPr>
        <w:t xml:space="preserve">Rupert told me he </w:t>
      </w:r>
      <w:r w:rsidRPr="00D47659">
        <w:rPr>
          <w:lang w:val="en-US"/>
        </w:rPr>
        <w:t xml:space="preserve">was recommended that </w:t>
      </w:r>
      <w:r>
        <w:rPr>
          <w:lang w:val="en-US"/>
        </w:rPr>
        <w:t xml:space="preserve">particular </w:t>
      </w:r>
      <w:r w:rsidRPr="00D47659">
        <w:rPr>
          <w:lang w:val="en-US"/>
        </w:rPr>
        <w:t>camera by Andreas Haugstrup Pedersen</w:t>
      </w:r>
      <w:r>
        <w:rPr>
          <w:lang w:val="en-US"/>
        </w:rPr>
        <w:t>, another videoblogger on the email list,</w:t>
      </w:r>
      <w:r w:rsidRPr="00D47659">
        <w:rPr>
          <w:lang w:val="en-US"/>
        </w:rPr>
        <w:t xml:space="preserve"> because </w:t>
      </w:r>
      <w:r>
        <w:rPr>
          <w:lang w:val="en-US"/>
        </w:rPr>
        <w:t>he</w:t>
      </w:r>
      <w:r w:rsidRPr="00D47659">
        <w:rPr>
          <w:lang w:val="en-US"/>
        </w:rPr>
        <w:t xml:space="preserve"> </w:t>
      </w:r>
      <w:r>
        <w:rPr>
          <w:lang w:val="en-US"/>
        </w:rPr>
        <w:t>‘</w:t>
      </w:r>
      <w:r w:rsidRPr="00D47659">
        <w:rPr>
          <w:lang w:val="en-US"/>
        </w:rPr>
        <w:t>liked the colour in his videos</w:t>
      </w:r>
      <w:r>
        <w:rPr>
          <w:lang w:val="en-US"/>
        </w:rPr>
        <w:t xml:space="preserve">.’ This is interesting in relation to an already evident aesthetic consideration of videoblogging practice. </w:t>
      </w:r>
      <w:r w:rsidRPr="007E5745">
        <w:t>At one point, the camera cuts to a map, trailing Howe’s finger to show how close he lives to the location of the attacks. The cuts are fast, and longer sequences have been trimmed to make the video snappier and flow better. After a sharply edited section in which he discusses his feelings about the attacks, Howe moves into the garden. Flooded in natura</w:t>
      </w:r>
      <w:r>
        <w:t>l sunlight (he was shooting on this</w:t>
      </w:r>
      <w:r w:rsidRPr="007E5745">
        <w:t xml:space="preserve"> small, handheld camera, with no additional </w:t>
      </w:r>
      <w:r>
        <w:t>‘</w:t>
      </w:r>
      <w:r w:rsidRPr="007E5745">
        <w:t>production values</w:t>
      </w:r>
      <w:r>
        <w:t>’</w:t>
      </w:r>
      <w:r w:rsidRPr="007E5745">
        <w:t xml:space="preserve"> such as lighting, sound or crew), he makes a short, but bold statement about how he will not leave London – instead he will take his sister and nephew to the park and spend a normal afternoon with them. As he puts it, </w:t>
      </w:r>
      <w:r>
        <w:t>‘</w:t>
      </w:r>
      <w:r w:rsidRPr="007E5745">
        <w:t>I guess… we’re not afraid</w:t>
      </w:r>
      <w:r>
        <w:t>’</w:t>
      </w:r>
      <w:r w:rsidRPr="007E5745">
        <w:t xml:space="preserve">. </w:t>
      </w:r>
      <w:r>
        <w:rPr>
          <w:i/>
        </w:rPr>
        <w:t>Should I Stay or Should I Go</w:t>
      </w:r>
      <w:r w:rsidRPr="007E5745">
        <w:t xml:space="preserve">, </w:t>
      </w:r>
      <w:r>
        <w:t>(QuickTime, 2:</w:t>
      </w:r>
      <w:r w:rsidRPr="007E5745">
        <w:t>47</w:t>
      </w:r>
      <w:r>
        <w:t xml:space="preserve">, </w:t>
      </w:r>
      <w:r w:rsidRPr="00AC0400">
        <w:rPr>
          <w:szCs w:val="22"/>
        </w:rPr>
        <w:t>320 × 240</w:t>
      </w:r>
      <w:r>
        <w:t>)</w:t>
      </w:r>
      <w:r w:rsidRPr="007E5745">
        <w:t xml:space="preserve"> was shot, edited and produced in </w:t>
      </w:r>
      <w:r>
        <w:t>Howe’s</w:t>
      </w:r>
      <w:r w:rsidRPr="007E5745">
        <w:t xml:space="preserve"> home</w:t>
      </w:r>
      <w:r>
        <w:t xml:space="preserve"> in Shepherds Bush in 2005</w:t>
      </w:r>
      <w:r w:rsidRPr="007E5745">
        <w:t>,</w:t>
      </w:r>
      <w:r>
        <w:t xml:space="preserve"> and</w:t>
      </w:r>
      <w:r w:rsidRPr="007E5745">
        <w:t xml:space="preserve"> showed </w:t>
      </w:r>
      <w:r>
        <w:t>him</w:t>
      </w:r>
      <w:r w:rsidRPr="007E5745">
        <w:t xml:space="preserve"> talking directly to the camera about his reactions. The video footage had been shot on the day of the </w:t>
      </w:r>
      <w:r>
        <w:t>explosions.</w:t>
      </w:r>
      <w:r>
        <w:rPr>
          <w:rStyle w:val="FootnoteReference"/>
        </w:rPr>
        <w:footnoteReference w:id="14"/>
      </w:r>
      <w:r>
        <w:t xml:space="preserve"> </w:t>
      </w:r>
    </w:p>
    <w:p w14:paraId="75E632AF" w14:textId="77777777" w:rsidR="00A04EB4" w:rsidRDefault="00A04EB4" w:rsidP="00A04EB4">
      <w:pPr>
        <w:pStyle w:val="BodyText"/>
      </w:pPr>
    </w:p>
    <w:p w14:paraId="1B3363B4" w14:textId="77777777" w:rsidR="00A04EB4" w:rsidRPr="007E5745" w:rsidRDefault="00A04EB4" w:rsidP="00A04EB4">
      <w:pPr>
        <w:pStyle w:val="BodyText"/>
      </w:pPr>
      <w:r w:rsidRPr="007E5745">
        <w:t xml:space="preserve">Like Kontras, Miles and Garfield before him, Howe posted his video on </w:t>
      </w:r>
      <w:r>
        <w:t>his</w:t>
      </w:r>
      <w:r w:rsidRPr="007E5745">
        <w:t xml:space="preserve"> small, relatively unknown videoblog, but the video </w:t>
      </w:r>
      <w:r>
        <w:t>was</w:t>
      </w:r>
      <w:r w:rsidRPr="007E5745">
        <w:t xml:space="preserve"> </w:t>
      </w:r>
      <w:r>
        <w:t xml:space="preserve">picked up and </w:t>
      </w:r>
      <w:r w:rsidRPr="007E5745">
        <w:t xml:space="preserve">featured on the online edition of the </w:t>
      </w:r>
      <w:r w:rsidRPr="007E5745">
        <w:rPr>
          <w:i/>
        </w:rPr>
        <w:t>New York Times</w:t>
      </w:r>
      <w:r>
        <w:t>. Howe</w:t>
      </w:r>
      <w:r w:rsidRPr="007E5745">
        <w:t xml:space="preserve"> was not a journalist, no</w:t>
      </w:r>
      <w:r>
        <w:t>r</w:t>
      </w:r>
      <w:r w:rsidRPr="007E5745">
        <w:t xml:space="preserve"> a filmmaker, no</w:t>
      </w:r>
      <w:r>
        <w:t>r a public person</w:t>
      </w:r>
      <w:r w:rsidRPr="007E5745">
        <w:t xml:space="preserve">. He was an amateur </w:t>
      </w:r>
      <w:r>
        <w:t xml:space="preserve">video-maker </w:t>
      </w:r>
      <w:r w:rsidRPr="007E5745">
        <w:t xml:space="preserve">with a camera and an internet connection, </w:t>
      </w:r>
      <w:r>
        <w:t>talking</w:t>
      </w:r>
      <w:r w:rsidRPr="007E5745">
        <w:t xml:space="preserve"> about an event that was </w:t>
      </w:r>
      <w:r>
        <w:t xml:space="preserve">lacking a personal video side to the story. This was a </w:t>
      </w:r>
      <w:r w:rsidRPr="007E5745">
        <w:t>format that w</w:t>
      </w:r>
      <w:r>
        <w:t xml:space="preserve">as new and fresh and seemed to speak from the heart – giving it a personal, on-the-spot situational quality, which was magnified by the technical limitations of the medium of video. Howe was one of the first to experience the world of new and old media feeding off each other in challenging ways. </w:t>
      </w:r>
    </w:p>
    <w:p w14:paraId="1D84BB3F" w14:textId="77777777" w:rsidR="00A04EB4" w:rsidRDefault="00A04EB4" w:rsidP="00A04EB4">
      <w:pPr>
        <w:pStyle w:val="BodyText"/>
      </w:pPr>
    </w:p>
    <w:p w14:paraId="081024F9" w14:textId="77777777" w:rsidR="00A04EB4" w:rsidRPr="007E5745" w:rsidRDefault="00A04EB4" w:rsidP="00A04EB4">
      <w:pPr>
        <w:pStyle w:val="BodyText"/>
      </w:pPr>
      <w:r w:rsidRPr="007E5745">
        <w:t xml:space="preserve">I highlight </w:t>
      </w:r>
      <w:r w:rsidRPr="007E5745">
        <w:rPr>
          <w:i/>
          <w:szCs w:val="22"/>
        </w:rPr>
        <w:t xml:space="preserve">Should I Stay or Should I Go </w:t>
      </w:r>
      <w:r w:rsidRPr="007E5745">
        <w:t xml:space="preserve">for three reasons. </w:t>
      </w:r>
      <w:r>
        <w:t>The first is personal. A</w:t>
      </w:r>
      <w:r w:rsidRPr="007E5745">
        <w:t xml:space="preserve">lthough it was by no means the first video posted online, </w:t>
      </w:r>
      <w:r>
        <w:t>the video</w:t>
      </w:r>
      <w:r w:rsidRPr="007E5745">
        <w:t xml:space="preserve"> marked my own discovery of the use of video, as opposed to text, within the blog format. Despite having read (and written) blogs for a while, I had never before seen anyone use video to communicate through their website, and my reaction to Howe’s video was a mix of fascination and excitement. The intimacy channelled through the video (mostly close-ups of Howe’s face, with his home always in the background) seemed different to me </w:t>
      </w:r>
      <w:r>
        <w:t>to</w:t>
      </w:r>
      <w:r w:rsidRPr="007E5745">
        <w:t xml:space="preserve"> the mainly text-based blogs I </w:t>
      </w:r>
      <w:r>
        <w:t>was</w:t>
      </w:r>
      <w:r w:rsidRPr="007E5745">
        <w:t xml:space="preserve"> used to reading. I was inspired to watch other videos on his blog, and later, to follow the links in his sidebar to other videoblogs. From there, I discovered an entire community of videobloggers, and I was fascinated by the </w:t>
      </w:r>
      <w:r>
        <w:t>many</w:t>
      </w:r>
      <w:r w:rsidRPr="007E5745">
        <w:t xml:space="preserve"> videos, genres and topics covered, from the political to the personal, videos about families</w:t>
      </w:r>
      <w:r>
        <w:t>,</w:t>
      </w:r>
      <w:r w:rsidRPr="007E5745">
        <w:t xml:space="preserve"> </w:t>
      </w:r>
      <w:r>
        <w:t>children and cats,</w:t>
      </w:r>
      <w:r w:rsidRPr="007E5745">
        <w:t xml:space="preserve"> videos captured whilst the videoblogger was at work, walking down the street, or just rolling out of bed. It seemed to me to raise a number of interesting questions in terms of artistic expression, identity and community. On one level, therefore, </w:t>
      </w:r>
      <w:r w:rsidRPr="007E5745">
        <w:rPr>
          <w:i/>
          <w:szCs w:val="22"/>
        </w:rPr>
        <w:t>Should I Stay or Should I Go</w:t>
      </w:r>
      <w:r w:rsidRPr="007E5745">
        <w:rPr>
          <w:i/>
        </w:rPr>
        <w:t xml:space="preserve">, </w:t>
      </w:r>
      <w:r w:rsidRPr="007E5745">
        <w:t xml:space="preserve">marks one of my personal starting points for </w:t>
      </w:r>
      <w:r>
        <w:t>not only videoblogging and the community of users, but also my interest in the practice and – eventually – this book</w:t>
      </w:r>
      <w:r w:rsidRPr="007E5745">
        <w:t xml:space="preserve">. </w:t>
      </w:r>
    </w:p>
    <w:p w14:paraId="6E672A10" w14:textId="77777777" w:rsidR="00A04EB4" w:rsidRDefault="00A04EB4" w:rsidP="00A04EB4">
      <w:pPr>
        <w:pStyle w:val="BodyText"/>
      </w:pPr>
    </w:p>
    <w:p w14:paraId="06C59E34" w14:textId="77777777" w:rsidR="00A04EB4" w:rsidRPr="00DB7037" w:rsidRDefault="00A04EB4" w:rsidP="00A04EB4">
      <w:pPr>
        <w:pStyle w:val="BodyText"/>
      </w:pPr>
      <w:r w:rsidRPr="007E5745">
        <w:t xml:space="preserve">Secondly, the story </w:t>
      </w:r>
      <w:r>
        <w:t xml:space="preserve">arc </w:t>
      </w:r>
      <w:r w:rsidRPr="007E5745">
        <w:t xml:space="preserve">of Howe’s videoblog (initially small in scope and entirely personal, followed by massive attention from </w:t>
      </w:r>
      <w:r>
        <w:t>mainstream media, and eventual</w:t>
      </w:r>
      <w:r w:rsidRPr="007E5745">
        <w:t xml:space="preserve"> disappearance) is an example of </w:t>
      </w:r>
      <w:r>
        <w:t>the instabilities of videoblogging</w:t>
      </w:r>
      <w:r w:rsidRPr="007E5745">
        <w:t xml:space="preserve"> as media-form, </w:t>
      </w:r>
      <w:r>
        <w:t xml:space="preserve">especially </w:t>
      </w:r>
      <w:r w:rsidRPr="007E5745">
        <w:t xml:space="preserve">in its early days. In this case, the cause was </w:t>
      </w:r>
      <w:r>
        <w:t xml:space="preserve">partially </w:t>
      </w:r>
      <w:r w:rsidRPr="007E5745">
        <w:t xml:space="preserve">economic. Howe had to take the video </w:t>
      </w:r>
      <w:r>
        <w:t>offline</w:t>
      </w:r>
      <w:r w:rsidRPr="007E5745">
        <w:t xml:space="preserve"> because he could no longer afford to keep it </w:t>
      </w:r>
      <w:r>
        <w:t>online</w:t>
      </w:r>
      <w:r w:rsidRPr="007E5745">
        <w:t xml:space="preserve">. This </w:t>
      </w:r>
      <w:r>
        <w:t>instability</w:t>
      </w:r>
      <w:r w:rsidRPr="007E5745">
        <w:t xml:space="preserve">, in Howe’s case, wasn’t altogether positive, however. As a result of the feature in the </w:t>
      </w:r>
      <w:r w:rsidRPr="007E5745">
        <w:rPr>
          <w:i/>
        </w:rPr>
        <w:t>New York Times</w:t>
      </w:r>
      <w:r w:rsidRPr="007E5745">
        <w:t xml:space="preserve"> the traffic to his site </w:t>
      </w:r>
      <w:r>
        <w:t>grew exponentially</w:t>
      </w:r>
      <w:r w:rsidRPr="007E5745">
        <w:t xml:space="preserve">, eventually resulting in him having to take his entire website down. </w:t>
      </w:r>
      <w:r>
        <w:t xml:space="preserve">This is because </w:t>
      </w:r>
      <w:r>
        <w:rPr>
          <w:lang w:val="en-US"/>
        </w:rPr>
        <w:t>b</w:t>
      </w:r>
      <w:r w:rsidRPr="00B713D7">
        <w:rPr>
          <w:lang w:val="en-US"/>
        </w:rPr>
        <w:t>andwidth has a political economy that has been hidden by the rise of YouTube. Essentially, the website owner pays for bandwidth</w:t>
      </w:r>
      <w:r>
        <w:rPr>
          <w:lang w:val="en-US"/>
        </w:rPr>
        <w:t xml:space="preserve"> and when that usage is exceeded</w:t>
      </w:r>
      <w:r w:rsidRPr="00B713D7">
        <w:rPr>
          <w:lang w:val="en-US"/>
        </w:rPr>
        <w:t xml:space="preserve"> the website is disconnected.</w:t>
      </w:r>
      <w:r>
        <w:rPr>
          <w:rStyle w:val="FootnoteReference"/>
          <w:lang w:val="en-US"/>
        </w:rPr>
        <w:footnoteReference w:id="15"/>
      </w:r>
      <w:r w:rsidRPr="00B713D7">
        <w:rPr>
          <w:lang w:val="en-US"/>
        </w:rPr>
        <w:t xml:space="preserve"> </w:t>
      </w:r>
      <w:r w:rsidRPr="007E5745">
        <w:t xml:space="preserve">His mention in the </w:t>
      </w:r>
      <w:r w:rsidRPr="00DB7037">
        <w:rPr>
          <w:i/>
        </w:rPr>
        <w:t>New York Times</w:t>
      </w:r>
      <w:r w:rsidRPr="007E5745">
        <w:t xml:space="preserve"> meant hundreds of thousands </w:t>
      </w:r>
      <w:r>
        <w:t xml:space="preserve">(or even millions) </w:t>
      </w:r>
      <w:r w:rsidRPr="007E5745">
        <w:t>of visitors from across the world visited h</w:t>
      </w:r>
      <w:r>
        <w:t>is site, and watched his videos</w:t>
      </w:r>
      <w:r w:rsidRPr="007E5745">
        <w:t xml:space="preserve">. </w:t>
      </w:r>
      <w:r>
        <w:t>Before</w:t>
      </w:r>
      <w:r w:rsidRPr="007E5745">
        <w:t xml:space="preserve"> the days of free online video hosting, Howe was paying for his own traffic, and suddenly found himself in a situation where he owed his Internet Service Provider (ISP) large sums of money. </w:t>
      </w:r>
      <w:r>
        <w:t>As he told me, ‘</w:t>
      </w:r>
      <w:r w:rsidRPr="009B76E7">
        <w:t xml:space="preserve">The rate was something like £10 per additional 1GB, and the files would have been around 5-6mb per minute (at 750mbps) and around 3 mins - so say 18mb each. That means I would have maxed out my allowance with 555 views. And then had to pay £18 for every 1,000 views after that. So 10,000 would have been £180 and so on with no realistic proposition of getting anything back from advertising or </w:t>
      </w:r>
      <w:r>
        <w:t>[</w:t>
      </w:r>
      <w:r w:rsidRPr="009B76E7">
        <w:t>merch</w:t>
      </w:r>
      <w:r>
        <w:t>andise]</w:t>
      </w:r>
      <w:r w:rsidRPr="009B76E7">
        <w:t>. That was much mo</w:t>
      </w:r>
      <w:r>
        <w:t>re than I had to spend</w:t>
      </w:r>
      <w:r w:rsidRPr="009B76E7">
        <w:t>.</w:t>
      </w:r>
      <w:r>
        <w:t>’</w:t>
      </w:r>
      <w:r w:rsidRPr="00B713D7">
        <w:rPr>
          <w:rStyle w:val="FootnoteReference"/>
        </w:rPr>
        <w:t xml:space="preserve"> </w:t>
      </w:r>
      <w:r w:rsidRPr="00B713D7">
        <w:t xml:space="preserve">I should </w:t>
      </w:r>
      <w:r>
        <w:t>also</w:t>
      </w:r>
      <w:r w:rsidRPr="00B713D7">
        <w:t xml:space="preserve"> add that the bandwidth costs weren’t Howe’s only reason for removing his blog. As he explained to me after he ‘</w:t>
      </w:r>
      <w:r w:rsidRPr="00B713D7">
        <w:rPr>
          <w:lang w:val="en-US"/>
        </w:rPr>
        <w:t xml:space="preserve">got profiled in the </w:t>
      </w:r>
      <w:r w:rsidRPr="00DB7037">
        <w:rPr>
          <w:i/>
          <w:lang w:val="en-US"/>
        </w:rPr>
        <w:t>New York Times</w:t>
      </w:r>
      <w:r w:rsidRPr="00B713D7">
        <w:rPr>
          <w:lang w:val="en-US"/>
        </w:rPr>
        <w:t>, and I got a lot of hits, [I] got afraid of being fo</w:t>
      </w:r>
      <w:r>
        <w:rPr>
          <w:lang w:val="en-US"/>
        </w:rPr>
        <w:t xml:space="preserve">und out by people I worked with. </w:t>
      </w:r>
      <w:r w:rsidRPr="00B713D7">
        <w:rPr>
          <w:lang w:val="en-US"/>
        </w:rPr>
        <w:t>So I took my site down.  I rea</w:t>
      </w:r>
      <w:r>
        <w:rPr>
          <w:lang w:val="en-US"/>
        </w:rPr>
        <w:t xml:space="preserve">lly really really regret this. </w:t>
      </w:r>
      <w:r w:rsidRPr="00B713D7">
        <w:rPr>
          <w:lang w:val="en-US"/>
        </w:rPr>
        <w:t>I got freaked out by it and walked away.’</w:t>
      </w:r>
      <w:r>
        <w:rPr>
          <w:rStyle w:val="FootnoteReference"/>
          <w:lang w:val="en-US"/>
        </w:rPr>
        <w:footnoteReference w:id="16"/>
      </w:r>
    </w:p>
    <w:p w14:paraId="6652E411" w14:textId="77777777" w:rsidR="00A04EB4" w:rsidRDefault="00A04EB4" w:rsidP="00A04EB4">
      <w:pPr>
        <w:pStyle w:val="BodyText"/>
        <w:rPr>
          <w:lang w:val="en-US"/>
        </w:rPr>
      </w:pPr>
    </w:p>
    <w:p w14:paraId="15043C57" w14:textId="77777777" w:rsidR="00A04EB4" w:rsidRPr="00B713D7" w:rsidRDefault="00A04EB4" w:rsidP="00A04EB4">
      <w:pPr>
        <w:pStyle w:val="BodyText"/>
      </w:pPr>
      <w:r w:rsidRPr="00B713D7">
        <w:t xml:space="preserve">My third reason for mentioning </w:t>
      </w:r>
      <w:r w:rsidRPr="00B713D7">
        <w:rPr>
          <w:i/>
        </w:rPr>
        <w:t>Should I Stay or Should I Go</w:t>
      </w:r>
      <w:r w:rsidRPr="00B713D7">
        <w:t xml:space="preserve"> is that it can be seen as </w:t>
      </w:r>
      <w:r>
        <w:t>an</w:t>
      </w:r>
      <w:r w:rsidRPr="00B713D7">
        <w:t xml:space="preserve"> example of the practices that emerged in the early 2000s that contributed to the increased number of users with little or no previous technical knowledge who entered and started participating in a global media landscape.</w:t>
      </w:r>
      <w:r w:rsidRPr="00B713D7">
        <w:rPr>
          <w:vertAlign w:val="superscript"/>
        </w:rPr>
        <w:footnoteReference w:id="17"/>
      </w:r>
      <w:r w:rsidRPr="00B713D7">
        <w:t xml:space="preserve"> And it is an early example of how this could be achieved through the medium of film. </w:t>
      </w:r>
      <w:r w:rsidRPr="00B713D7">
        <w:rPr>
          <w:i/>
        </w:rPr>
        <w:t>Should I Stay or Should I Go</w:t>
      </w:r>
      <w:r w:rsidRPr="00B713D7">
        <w:t xml:space="preserve"> thus represents a meeting point between citizen media (Howe was engaging in debate with other citizens about terrorism), citizen journalism (Howe was reporting on where the attacks took place, what some of the early news and reactions were), personal media (Howe </w:t>
      </w:r>
      <w:r>
        <w:t xml:space="preserve">was </w:t>
      </w:r>
      <w:r w:rsidRPr="00B713D7">
        <w:t xml:space="preserve">talking from a subjective position, about the concerns of his own family and doing so from within his own home. Howe also used his own private equipment and initially shared his video mainly to a small community of friends, i.e. other videobloggers) and user-generated content (Howe’s video was featured on the New York Times website alongside works by their own journalists). </w:t>
      </w:r>
    </w:p>
    <w:p w14:paraId="5E8B991D" w14:textId="77777777" w:rsidR="00A04EB4" w:rsidRPr="009B76E7" w:rsidRDefault="00A04EB4" w:rsidP="00A04EB4">
      <w:pPr>
        <w:pStyle w:val="BodyText"/>
      </w:pPr>
    </w:p>
    <w:p w14:paraId="2C7DE0A0" w14:textId="77777777" w:rsidR="00A04EB4" w:rsidRPr="007E5745" w:rsidRDefault="00A04EB4" w:rsidP="00A04EB4">
      <w:pPr>
        <w:pStyle w:val="BodyText"/>
      </w:pPr>
      <w:r>
        <w:t>Howe</w:t>
      </w:r>
      <w:r w:rsidRPr="007E5745">
        <w:t xml:space="preserve"> </w:t>
      </w:r>
      <w:r>
        <w:t xml:space="preserve">felt he </w:t>
      </w:r>
      <w:r w:rsidRPr="007E5745">
        <w:t>was left with no option but to remove the entire site. However, vide</w:t>
      </w:r>
      <w:r>
        <w:t>o</w:t>
      </w:r>
      <w:r w:rsidRPr="007E5745">
        <w:t>blogs were unstable in other ways too. There was, for instance, no standard format that was used by all videobloggers. Whereas some preferred to encode their videos using Apple’s QuickTime, others relied on Windows’</w:t>
      </w:r>
      <w:r>
        <w:t xml:space="preserve"> media player or one of many F</w:t>
      </w:r>
      <w:r w:rsidRPr="007E5745">
        <w:t xml:space="preserve">lash players available across the internet. </w:t>
      </w:r>
      <w:r>
        <w:t>Sites such as YouTube, Blip.</w:t>
      </w:r>
      <w:r w:rsidRPr="00545189">
        <w:t>tv</w:t>
      </w:r>
      <w:r>
        <w:t>, Vimeo</w:t>
      </w:r>
      <w:r w:rsidRPr="00545189">
        <w:t xml:space="preserve"> and others all had different players, which </w:t>
      </w:r>
      <w:r>
        <w:t>would</w:t>
      </w:r>
      <w:r w:rsidRPr="00545189">
        <w:t xml:space="preserve"> display videos in slightly different ways. For example, some players, like the Blip-embedded </w:t>
      </w:r>
      <w:r>
        <w:t xml:space="preserve">plug-in, allowed the viewer to </w:t>
      </w:r>
      <w:r w:rsidRPr="00545189">
        <w:t>navigate within the video being shown (by pausing, fast forwarding or stopping) but</w:t>
      </w:r>
      <w:r>
        <w:t xml:space="preserve"> also </w:t>
      </w:r>
      <w:r w:rsidRPr="00545189">
        <w:t xml:space="preserve">browse through the entire archive of videos by the artist they </w:t>
      </w:r>
      <w:r>
        <w:t>were</w:t>
      </w:r>
      <w:r w:rsidRPr="00545189">
        <w:t xml:space="preserve"> watching. In contrast, at the time, if a videoblogger used YouTube, the viewer could only access other videos at the end of the current one.</w:t>
      </w:r>
      <w:r>
        <w:t xml:space="preserve"> </w:t>
      </w:r>
      <w:r w:rsidRPr="007E5745">
        <w:t>Digital formats (</w:t>
      </w:r>
      <w:r>
        <w:t>or</w:t>
      </w:r>
      <w:r w:rsidRPr="007E5745">
        <w:t xml:space="preserve"> codecs) could easily change and/or became obsolete, sites were moved and links broken, and some formats (such as Flash) might play nicely on the web, but not on mobile devices (such as the </w:t>
      </w:r>
      <w:r>
        <w:t>video compatible iPod, and, later, the iPhone).</w:t>
      </w:r>
      <w:r w:rsidRPr="007E5745">
        <w:rPr>
          <w:rStyle w:val="FootnoteReference"/>
        </w:rPr>
        <w:footnoteReference w:id="18"/>
      </w:r>
      <w:r w:rsidRPr="007E5745">
        <w:t xml:space="preserve"> Technologically, therefore, videoblogs </w:t>
      </w:r>
      <w:r>
        <w:t xml:space="preserve">were </w:t>
      </w:r>
      <w:r w:rsidRPr="007E5745">
        <w:t xml:space="preserve">susceptible to vanishing </w:t>
      </w:r>
      <w:r>
        <w:t>due to their instabilities and shifting versioning of the underlying technical a priori</w:t>
      </w:r>
      <w:r w:rsidRPr="007E5745">
        <w:t>.</w:t>
      </w:r>
      <w:r>
        <w:t xml:space="preserve"> </w:t>
      </w:r>
    </w:p>
    <w:p w14:paraId="741F33F6" w14:textId="77777777" w:rsidR="00A04EB4" w:rsidRDefault="00A04EB4" w:rsidP="00A04EB4">
      <w:pPr>
        <w:pStyle w:val="BodyText"/>
      </w:pPr>
    </w:p>
    <w:p w14:paraId="6C195C66" w14:textId="77777777" w:rsidR="00A04EB4" w:rsidRDefault="00A04EB4" w:rsidP="00A04EB4">
      <w:pPr>
        <w:pStyle w:val="BodyText"/>
      </w:pPr>
      <w:r w:rsidRPr="007E5745">
        <w:t xml:space="preserve">From a social or cultural point of view, and particularly within the community of </w:t>
      </w:r>
      <w:r>
        <w:t xml:space="preserve">these early </w:t>
      </w:r>
      <w:r w:rsidRPr="007E5745">
        <w:t xml:space="preserve">videobloggers, there were intense debates about what videoblogging </w:t>
      </w:r>
      <w:r w:rsidRPr="007E5745">
        <w:rPr>
          <w:i/>
        </w:rPr>
        <w:t>was</w:t>
      </w:r>
      <w:r>
        <w:t>.</w:t>
      </w:r>
      <w:r w:rsidRPr="007E5745">
        <w:t xml:space="preserve"> </w:t>
      </w:r>
      <w:r>
        <w:t>S</w:t>
      </w:r>
      <w:r w:rsidRPr="007E5745">
        <w:t xml:space="preserve">ome </w:t>
      </w:r>
      <w:r>
        <w:t>contributors refused</w:t>
      </w:r>
      <w:r w:rsidRPr="007E5745">
        <w:t xml:space="preserve"> to define it, </w:t>
      </w:r>
      <w:r>
        <w:t>while</w:t>
      </w:r>
      <w:r w:rsidRPr="007E5745">
        <w:t xml:space="preserve"> others insisted on making strong links with</w:t>
      </w:r>
      <w:r>
        <w:t>,</w:t>
      </w:r>
      <w:r w:rsidRPr="007E5745">
        <w:t xml:space="preserve"> for instance</w:t>
      </w:r>
      <w:r>
        <w:t>,</w:t>
      </w:r>
      <w:r w:rsidRPr="007E5745">
        <w:t xml:space="preserve"> televisual techniques and aesthetics, blogging, or amateur film. Some videobloggers also wrote or created manifestos for videoblogging, causing </w:t>
      </w:r>
      <w:r>
        <w:t xml:space="preserve">large </w:t>
      </w:r>
      <w:r w:rsidRPr="007E5745">
        <w:t>disagreements and debates</w:t>
      </w:r>
      <w:r>
        <w:t xml:space="preserve">. </w:t>
      </w:r>
      <w:r w:rsidRPr="007E5745">
        <w:t xml:space="preserve"> </w:t>
      </w:r>
      <w:r>
        <w:t>F</w:t>
      </w:r>
      <w:r w:rsidRPr="007E5745">
        <w:t>or instance</w:t>
      </w:r>
      <w:r>
        <w:t>,</w:t>
      </w:r>
      <w:r w:rsidRPr="007E5745">
        <w:t xml:space="preserve"> the video manifesto </w:t>
      </w:r>
      <w:r w:rsidRPr="007E5745">
        <w:rPr>
          <w:i/>
        </w:rPr>
        <w:t>Vlog Anarchy</w:t>
      </w:r>
      <w:r w:rsidRPr="007E5745">
        <w:t xml:space="preserve"> by </w:t>
      </w:r>
      <w:r>
        <w:t>Michael Verdi, Haugstrup and Shoot’s</w:t>
      </w:r>
      <w:r w:rsidRPr="007E5745">
        <w:t xml:space="preserve"> </w:t>
      </w:r>
      <w:r w:rsidRPr="007E5745">
        <w:rPr>
          <w:i/>
        </w:rPr>
        <w:t>The</w:t>
      </w:r>
      <w:r w:rsidRPr="007E5745">
        <w:t xml:space="preserve"> </w:t>
      </w:r>
      <w:r w:rsidRPr="007E5745">
        <w:rPr>
          <w:i/>
        </w:rPr>
        <w:t>Lumiere Manifesto</w:t>
      </w:r>
      <w:r w:rsidRPr="007E5745">
        <w:t xml:space="preserve"> and </w:t>
      </w:r>
      <w:r>
        <w:t xml:space="preserve">Adrian Miles’ already referred to </w:t>
      </w:r>
      <w:r w:rsidRPr="007E5745">
        <w:rPr>
          <w:i/>
        </w:rPr>
        <w:t>Vogma Manifesto</w:t>
      </w:r>
      <w:r w:rsidRPr="007E5745">
        <w:t>; the latter two both reminis</w:t>
      </w:r>
      <w:r>
        <w:t xml:space="preserve">cent of the Dogma 95 manifesto written by filmmakers Lars </w:t>
      </w:r>
      <w:r w:rsidRPr="007E5745">
        <w:t xml:space="preserve">von Trier and </w:t>
      </w:r>
      <w:r>
        <w:t xml:space="preserve">Thomas </w:t>
      </w:r>
      <w:r w:rsidRPr="007E5745">
        <w:t xml:space="preserve">Vinterberg </w:t>
      </w:r>
      <w:r>
        <w:t xml:space="preserve">back in 1995, </w:t>
      </w:r>
      <w:r w:rsidRPr="007E5745">
        <w:t xml:space="preserve">with strict principles of digital </w:t>
      </w:r>
      <w:r>
        <w:t>‘</w:t>
      </w:r>
      <w:r w:rsidRPr="007E5745">
        <w:t>austerity</w:t>
      </w:r>
      <w:r>
        <w:t>’</w:t>
      </w:r>
      <w:r w:rsidRPr="007E5745">
        <w:t xml:space="preserve">. These debates from both within the community and in the more general arena, were coupled with the question of what videoblogging was </w:t>
      </w:r>
      <w:r w:rsidRPr="007E5745">
        <w:rPr>
          <w:i/>
        </w:rPr>
        <w:t>for</w:t>
      </w:r>
      <w:r>
        <w:t>.</w:t>
      </w:r>
    </w:p>
    <w:p w14:paraId="23FAB4F6" w14:textId="77777777" w:rsidR="00A04EB4" w:rsidRDefault="00A04EB4" w:rsidP="00A04EB4">
      <w:pPr>
        <w:pStyle w:val="BodyText"/>
      </w:pPr>
    </w:p>
    <w:p w14:paraId="63FCF73D" w14:textId="77777777" w:rsidR="00A04EB4" w:rsidRPr="008367B0" w:rsidRDefault="00A04EB4" w:rsidP="00A04EB4">
      <w:pPr>
        <w:pStyle w:val="BodyText"/>
      </w:pPr>
      <w:r w:rsidRPr="007E5745">
        <w:t>Some</w:t>
      </w:r>
      <w:r>
        <w:t xml:space="preserve"> people</w:t>
      </w:r>
      <w:r w:rsidRPr="007E5745">
        <w:t xml:space="preserve">, like the creators of </w:t>
      </w:r>
      <w:r w:rsidRPr="00214A20">
        <w:rPr>
          <w:i/>
        </w:rPr>
        <w:t>Galacticast</w:t>
      </w:r>
      <w:r w:rsidRPr="007E5745">
        <w:t xml:space="preserve"> (galacticast.com), </w:t>
      </w:r>
      <w:r w:rsidRPr="00214A20">
        <w:rPr>
          <w:i/>
        </w:rPr>
        <w:t>Epic FU</w:t>
      </w:r>
      <w:r w:rsidRPr="007E5745">
        <w:t xml:space="preserve"> (epicfu.com) and </w:t>
      </w:r>
      <w:r w:rsidRPr="00214A20">
        <w:rPr>
          <w:i/>
        </w:rPr>
        <w:t>Ryan Is Hungry</w:t>
      </w:r>
      <w:r w:rsidRPr="007E5745">
        <w:t xml:space="preserve"> (ryanishungry.com) </w:t>
      </w:r>
      <w:r>
        <w:t>would later attempt</w:t>
      </w:r>
      <w:r w:rsidRPr="007E5745">
        <w:t xml:space="preserve"> to monetise their videoblogging activities, relying on advertising, sponsorships and corporate investment to generate income. </w:t>
      </w:r>
      <w:r>
        <w:rPr>
          <w:lang w:val="en-US"/>
        </w:rPr>
        <w:t xml:space="preserve">There was also </w:t>
      </w:r>
      <w:r w:rsidRPr="00310541">
        <w:rPr>
          <w:lang w:val="en-US"/>
        </w:rPr>
        <w:t xml:space="preserve">awareness </w:t>
      </w:r>
      <w:r>
        <w:rPr>
          <w:lang w:val="en-US"/>
        </w:rPr>
        <w:t xml:space="preserve">within the community </w:t>
      </w:r>
      <w:r w:rsidRPr="00310541">
        <w:rPr>
          <w:lang w:val="en-US"/>
        </w:rPr>
        <w:t xml:space="preserve">of the inherent problems with attempting to </w:t>
      </w:r>
      <w:r>
        <w:rPr>
          <w:lang w:val="en-US"/>
        </w:rPr>
        <w:t>make money</w:t>
      </w:r>
      <w:r w:rsidRPr="00310541">
        <w:rPr>
          <w:lang w:val="en-US"/>
        </w:rPr>
        <w:t xml:space="preserve">, </w:t>
      </w:r>
      <w:r>
        <w:rPr>
          <w:lang w:val="en-US"/>
        </w:rPr>
        <w:t>as Howe</w:t>
      </w:r>
      <w:r w:rsidRPr="00310541">
        <w:rPr>
          <w:lang w:val="en-US"/>
        </w:rPr>
        <w:t xml:space="preserve"> </w:t>
      </w:r>
      <w:r>
        <w:rPr>
          <w:lang w:val="en-US"/>
        </w:rPr>
        <w:t>commented on the email list.</w:t>
      </w:r>
      <w:r w:rsidRPr="00310541">
        <w:rPr>
          <w:lang w:val="en-US"/>
        </w:rPr>
        <w:t xml:space="preserve"> ‘I would never pay $3 for a video to my phone,’ he asserted, ‘But then I watch all these people’s videos for free on my iPod every day.’ </w:t>
      </w:r>
      <w:r>
        <w:t>Most</w:t>
      </w:r>
      <w:r w:rsidRPr="007E5745">
        <w:t xml:space="preserve"> practitioners treated their videoblog as a personal diary, a visual archive of their lives, and </w:t>
      </w:r>
      <w:r>
        <w:t xml:space="preserve">argued that they </w:t>
      </w:r>
      <w:r w:rsidRPr="007E5745">
        <w:t>would never dream of trying to make money from videos they saw as highly personal</w:t>
      </w:r>
      <w:r>
        <w:t>. After a particularly unpleasant exchange between a new member and the ‘core’ community around the buying and selling of domain names, Steve Watkins, an active member who would often write long considered replies to issues, stated bluntly that ‘b</w:t>
      </w:r>
      <w:r w:rsidRPr="008367B0">
        <w:t>usiness and money often get a</w:t>
      </w:r>
      <w:r>
        <w:t xml:space="preserve"> </w:t>
      </w:r>
      <w:r w:rsidRPr="008367B0">
        <w:t>bit of a rough ride here, as they do elsewhere on the net. Some people</w:t>
      </w:r>
      <w:r>
        <w:t xml:space="preserve"> </w:t>
      </w:r>
      <w:r w:rsidRPr="008367B0">
        <w:t>have ideals about the net and what is happening with vlogging which</w:t>
      </w:r>
      <w:r>
        <w:t xml:space="preserve"> </w:t>
      </w:r>
      <w:r w:rsidRPr="008367B0">
        <w:t>doesn</w:t>
      </w:r>
      <w:r>
        <w:t>’</w:t>
      </w:r>
      <w:r w:rsidRPr="008367B0">
        <w:t xml:space="preserve">t really have much to do with </w:t>
      </w:r>
      <w:r>
        <w:t>profiteering.’</w:t>
      </w:r>
      <w:r>
        <w:rPr>
          <w:rStyle w:val="FootnoteReference"/>
        </w:rPr>
        <w:footnoteReference w:id="19"/>
      </w:r>
    </w:p>
    <w:p w14:paraId="7AA5D000" w14:textId="77777777" w:rsidR="00A04EB4" w:rsidRDefault="00A04EB4" w:rsidP="00A04EB4">
      <w:pPr>
        <w:pStyle w:val="BodyText"/>
      </w:pPr>
    </w:p>
    <w:p w14:paraId="46297EF8" w14:textId="77777777" w:rsidR="00A04EB4" w:rsidRPr="007E5745" w:rsidRDefault="00A04EB4" w:rsidP="00A04EB4">
      <w:pPr>
        <w:pStyle w:val="BodyText"/>
      </w:pPr>
      <w:r>
        <w:t xml:space="preserve">So, for example, Jen </w:t>
      </w:r>
      <w:r w:rsidRPr="007E5745">
        <w:rPr>
          <w:szCs w:val="22"/>
        </w:rPr>
        <w:t>G</w:t>
      </w:r>
      <w:r>
        <w:rPr>
          <w:szCs w:val="22"/>
        </w:rPr>
        <w:t xml:space="preserve">ouvea, </w:t>
      </w:r>
      <w:r>
        <w:t>who lived in San Francisco with her boyfriend Kent Bye, ran a website exploring the ‘</w:t>
      </w:r>
      <w:r w:rsidRPr="00432762">
        <w:rPr>
          <w:lang w:val="en-US"/>
        </w:rPr>
        <w:t>internal and external approaches to social change and how the two are reciprocal</w:t>
      </w:r>
      <w:r>
        <w:rPr>
          <w:lang w:val="en-US"/>
        </w:rPr>
        <w:t>.’ The pair had started videoblogging as a way to communicate, they made videos about ‘</w:t>
      </w:r>
      <w:r w:rsidRPr="00432762">
        <w:rPr>
          <w:lang w:val="en-US"/>
        </w:rPr>
        <w:t>spiritual activism</w:t>
      </w:r>
      <w:r>
        <w:rPr>
          <w:lang w:val="en-US"/>
        </w:rPr>
        <w:t xml:space="preserve">’ and used their online presence to </w:t>
      </w:r>
      <w:r>
        <w:t>promote spirituality and well-being.</w:t>
      </w:r>
      <w:r w:rsidRPr="004F0564">
        <w:rPr>
          <w:lang w:val="en-US"/>
        </w:rPr>
        <w:t xml:space="preserve"> </w:t>
      </w:r>
      <w:r w:rsidRPr="007E5745">
        <w:rPr>
          <w:szCs w:val="22"/>
        </w:rPr>
        <w:t>G</w:t>
      </w:r>
      <w:r>
        <w:rPr>
          <w:szCs w:val="22"/>
        </w:rPr>
        <w:t>ouvea</w:t>
      </w:r>
      <w:r>
        <w:rPr>
          <w:lang w:val="en-US"/>
        </w:rPr>
        <w:t xml:space="preserve"> had no previous camera experience, so she kept her videos simple with few edits. Having grown up without a lot of technology in her life and considering herself a ‘bit of an introvert’, </w:t>
      </w:r>
      <w:r w:rsidRPr="007E5745">
        <w:rPr>
          <w:szCs w:val="22"/>
        </w:rPr>
        <w:t>G</w:t>
      </w:r>
      <w:r>
        <w:rPr>
          <w:szCs w:val="22"/>
        </w:rPr>
        <w:t>ouvea</w:t>
      </w:r>
      <w:r>
        <w:rPr>
          <w:lang w:val="en-US"/>
        </w:rPr>
        <w:t xml:space="preserve"> never posted videos about her everyday life, yet told me </w:t>
      </w:r>
      <w:r>
        <w:t>her videos were</w:t>
      </w:r>
      <w:r w:rsidRPr="007E5745">
        <w:t xml:space="preserve"> </w:t>
      </w:r>
      <w:r>
        <w:t>‘</w:t>
      </w:r>
      <w:r w:rsidRPr="007E5745">
        <w:t>sometimes almost too personal, to a point where it might only make sense to me and a few select initiated</w:t>
      </w:r>
      <w:r>
        <w:t xml:space="preserve">’. </w:t>
      </w:r>
      <w:r w:rsidRPr="007E5745">
        <w:t>Some tried to find ways to use their videoblogging skills to gen</w:t>
      </w:r>
      <w:r>
        <w:t>erate income in tangential ways. For instance, another videoblogger, Adam Quirk, told me ‘</w:t>
      </w:r>
      <w:r w:rsidRPr="007E5745">
        <w:t>I don't think videoblogging itself will ever pay the bills, but I think I can find ways to make money through other projects related to it, such as creating video ads for other companies, or selling products through our video blog</w:t>
      </w:r>
      <w:r>
        <w:t>’</w:t>
      </w:r>
      <w:r w:rsidRPr="007E5745">
        <w:t xml:space="preserve">. These different approaches to videoblogging as a practice, as a medium, as a distribution network and through various moments of contestation and debate, </w:t>
      </w:r>
      <w:r>
        <w:t>were reflected in</w:t>
      </w:r>
      <w:r w:rsidRPr="007E5745">
        <w:t xml:space="preserve"> the </w:t>
      </w:r>
      <w:r>
        <w:t xml:space="preserve">debates over </w:t>
      </w:r>
      <w:r w:rsidRPr="007E5745">
        <w:t>lack of a coherent and stable definition of videoblogs</w:t>
      </w:r>
      <w:r>
        <w:t>, especially</w:t>
      </w:r>
      <w:r w:rsidRPr="007E5745">
        <w:t xml:space="preserve"> in its early days. </w:t>
      </w:r>
    </w:p>
    <w:p w14:paraId="40F8CA62" w14:textId="77777777" w:rsidR="00A04EB4" w:rsidRDefault="00A04EB4" w:rsidP="00A04EB4">
      <w:pPr>
        <w:pStyle w:val="BodyText"/>
        <w:rPr>
          <w:szCs w:val="22"/>
        </w:rPr>
      </w:pPr>
    </w:p>
    <w:p w14:paraId="2378E6B9" w14:textId="77777777" w:rsidR="00A04EB4" w:rsidRPr="009B65A5" w:rsidRDefault="00A04EB4" w:rsidP="00A04EB4">
      <w:pPr>
        <w:pStyle w:val="BodyText"/>
        <w:rPr>
          <w:szCs w:val="22"/>
        </w:rPr>
      </w:pPr>
      <w:r>
        <w:rPr>
          <w:szCs w:val="22"/>
        </w:rPr>
        <w:t>As mentioned in the last chapter, in</w:t>
      </w:r>
      <w:r w:rsidRPr="007E5745">
        <w:rPr>
          <w:szCs w:val="22"/>
        </w:rPr>
        <w:t xml:space="preserve"> September 2005, Tim O’Reilly, entrepreneur and publisher, announced the contours of what he </w:t>
      </w:r>
      <w:r>
        <w:rPr>
          <w:szCs w:val="22"/>
        </w:rPr>
        <w:t>called</w:t>
      </w:r>
      <w:r w:rsidRPr="007E5745">
        <w:rPr>
          <w:szCs w:val="22"/>
        </w:rPr>
        <w:t xml:space="preserve"> the </w:t>
      </w:r>
      <w:r>
        <w:rPr>
          <w:szCs w:val="22"/>
        </w:rPr>
        <w:t>‘</w:t>
      </w:r>
      <w:r w:rsidRPr="007E5745">
        <w:rPr>
          <w:szCs w:val="22"/>
        </w:rPr>
        <w:t>Design Patterns and Business Models for the Next Generation of Software</w:t>
      </w:r>
      <w:r>
        <w:rPr>
          <w:szCs w:val="22"/>
        </w:rPr>
        <w:t xml:space="preserve">’, </w:t>
      </w:r>
      <w:r w:rsidRPr="007E5745">
        <w:rPr>
          <w:szCs w:val="22"/>
        </w:rPr>
        <w:t xml:space="preserve">thus </w:t>
      </w:r>
      <w:r>
        <w:rPr>
          <w:szCs w:val="22"/>
        </w:rPr>
        <w:t>launching what became known as W</w:t>
      </w:r>
      <w:r w:rsidRPr="007E5745">
        <w:rPr>
          <w:szCs w:val="22"/>
        </w:rPr>
        <w:t xml:space="preserve">eb 2.0. In </w:t>
      </w:r>
      <w:r>
        <w:rPr>
          <w:szCs w:val="22"/>
        </w:rPr>
        <w:t>computing</w:t>
      </w:r>
      <w:r w:rsidRPr="007E5745">
        <w:rPr>
          <w:szCs w:val="22"/>
        </w:rPr>
        <w:t>, a 2.0 upgrade (f</w:t>
      </w:r>
      <w:r>
        <w:rPr>
          <w:szCs w:val="22"/>
        </w:rPr>
        <w:t>rom a 1.x version of a program</w:t>
      </w:r>
      <w:r w:rsidRPr="007E5745">
        <w:rPr>
          <w:szCs w:val="22"/>
        </w:rPr>
        <w:t>) indicates</w:t>
      </w:r>
      <w:ins w:id="5" w:author="inc inc" w:date="2018-05-08T10:52:00Z">
        <w:r>
          <w:rPr>
            <w:szCs w:val="22"/>
          </w:rPr>
          <w:t xml:space="preserve"> </w:t>
        </w:r>
      </w:ins>
      <w:r w:rsidRPr="007E5745">
        <w:rPr>
          <w:szCs w:val="22"/>
        </w:rPr>
        <w:t>significant</w:t>
      </w:r>
      <w:r>
        <w:rPr>
          <w:szCs w:val="22"/>
        </w:rPr>
        <w:t xml:space="preserve"> changes and improvements.</w:t>
      </w:r>
      <w:ins w:id="6" w:author="inc inc" w:date="2018-05-08T10:53:00Z">
        <w:r>
          <w:rPr>
            <w:szCs w:val="22"/>
          </w:rPr>
          <w:t xml:space="preserve"> </w:t>
        </w:r>
      </w:ins>
      <w:r>
        <w:rPr>
          <w:szCs w:val="22"/>
        </w:rPr>
        <w:t>L</w:t>
      </w:r>
      <w:r w:rsidRPr="007E5745">
        <w:rPr>
          <w:szCs w:val="22"/>
        </w:rPr>
        <w:t xml:space="preserve">ikewise, </w:t>
      </w:r>
      <w:r>
        <w:rPr>
          <w:szCs w:val="22"/>
        </w:rPr>
        <w:t>W</w:t>
      </w:r>
      <w:r w:rsidRPr="007E5745">
        <w:rPr>
          <w:szCs w:val="22"/>
        </w:rPr>
        <w:t xml:space="preserve">eb 2.0 indicates a significant upgrade, or shift in the how the </w:t>
      </w:r>
      <w:r>
        <w:rPr>
          <w:szCs w:val="22"/>
        </w:rPr>
        <w:t>web works. Examples of W</w:t>
      </w:r>
      <w:r w:rsidRPr="007E5745">
        <w:rPr>
          <w:szCs w:val="22"/>
        </w:rPr>
        <w:t xml:space="preserve">eb 2.0 technologies include the move from static to dynamic webpages, the increase in user-generated content and the growth of social networks. </w:t>
      </w:r>
      <w:r>
        <w:rPr>
          <w:szCs w:val="22"/>
        </w:rPr>
        <w:t>Andrew Keen argued that</w:t>
      </w:r>
      <w:r w:rsidRPr="007E5745">
        <w:rPr>
          <w:szCs w:val="22"/>
        </w:rPr>
        <w:t xml:space="preserve"> </w:t>
      </w:r>
      <w:r>
        <w:rPr>
          <w:szCs w:val="22"/>
        </w:rPr>
        <w:t>W</w:t>
      </w:r>
      <w:r w:rsidRPr="007E5745">
        <w:rPr>
          <w:szCs w:val="22"/>
        </w:rPr>
        <w:t xml:space="preserve">eb 2.0 </w:t>
      </w:r>
      <w:r>
        <w:rPr>
          <w:szCs w:val="22"/>
        </w:rPr>
        <w:t>is</w:t>
      </w:r>
      <w:r w:rsidRPr="007E5745">
        <w:rPr>
          <w:szCs w:val="22"/>
        </w:rPr>
        <w:t xml:space="preserve"> </w:t>
      </w:r>
      <w:r>
        <w:rPr>
          <w:szCs w:val="22"/>
        </w:rPr>
        <w:t>‘</w:t>
      </w:r>
      <w:r w:rsidRPr="007E5745">
        <w:rPr>
          <w:szCs w:val="22"/>
        </w:rPr>
        <w:t>Socrates’s nightmare: technology that arms every citizen with the means to be an opinionated artist or writer</w:t>
      </w:r>
      <w:r>
        <w:rPr>
          <w:szCs w:val="22"/>
        </w:rPr>
        <w:t>’.</w:t>
      </w:r>
      <w:r>
        <w:rPr>
          <w:rStyle w:val="FootnoteReference"/>
          <w:szCs w:val="22"/>
        </w:rPr>
        <w:footnoteReference w:id="20"/>
      </w:r>
      <w:r>
        <w:rPr>
          <w:szCs w:val="22"/>
        </w:rPr>
        <w:t xml:space="preserve"> Keen despaired</w:t>
      </w:r>
      <w:r w:rsidRPr="007E5745">
        <w:rPr>
          <w:szCs w:val="22"/>
        </w:rPr>
        <w:t xml:space="preserve"> at the ‘cult of the amateur’, a culture that merges the ideology of the 1960s countercultur</w:t>
      </w:r>
      <w:r>
        <w:rPr>
          <w:szCs w:val="22"/>
        </w:rPr>
        <w:t>e with the techno fetishism of Silicon V</w:t>
      </w:r>
      <w:r w:rsidRPr="007E5745">
        <w:rPr>
          <w:szCs w:val="22"/>
        </w:rPr>
        <w:t>alley to produce</w:t>
      </w:r>
      <w:r>
        <w:rPr>
          <w:szCs w:val="22"/>
        </w:rPr>
        <w:t xml:space="preserve"> ‘</w:t>
      </w:r>
      <w:r>
        <w:t>an ideology</w:t>
      </w:r>
      <w:r w:rsidRPr="007E5745">
        <w:t xml:space="preserve"> [that] worships the creative amateur: the self-taught filmmaker, the dorm-room musician, the unpublished writer. It suggests that everyone – even the most poorly educat</w:t>
      </w:r>
      <w:r>
        <w:t>ed and inarticulate amongst us – can a</w:t>
      </w:r>
      <w:r w:rsidRPr="007E5745">
        <w:t>nd should use digital media to express and realize themselves.</w:t>
      </w:r>
      <w:r>
        <w:t>’</w:t>
      </w:r>
      <w:r>
        <w:rPr>
          <w:rStyle w:val="FootnoteReference"/>
        </w:rPr>
        <w:footnoteReference w:id="21"/>
      </w:r>
      <w:r w:rsidRPr="007E5745">
        <w:t xml:space="preserve"> </w:t>
      </w:r>
    </w:p>
    <w:p w14:paraId="703807DE" w14:textId="77777777" w:rsidR="00A04EB4" w:rsidRDefault="00A04EB4" w:rsidP="00A04EB4">
      <w:pPr>
        <w:pStyle w:val="BodyText"/>
        <w:rPr>
          <w:szCs w:val="22"/>
        </w:rPr>
      </w:pPr>
    </w:p>
    <w:p w14:paraId="3092C67C" w14:textId="77777777" w:rsidR="00A04EB4" w:rsidRDefault="00A04EB4" w:rsidP="00A04EB4">
      <w:pPr>
        <w:pStyle w:val="BodyText"/>
        <w:rPr>
          <w:szCs w:val="22"/>
        </w:rPr>
      </w:pPr>
      <w:r>
        <w:rPr>
          <w:szCs w:val="22"/>
        </w:rPr>
        <w:t>Within the contours of this book, however, W</w:t>
      </w:r>
      <w:r w:rsidRPr="007E5745">
        <w:rPr>
          <w:szCs w:val="22"/>
        </w:rPr>
        <w:t>eb 2.</w:t>
      </w:r>
      <w:r>
        <w:rPr>
          <w:szCs w:val="22"/>
        </w:rPr>
        <w:t>0</w:t>
      </w:r>
      <w:r w:rsidRPr="007E5745">
        <w:rPr>
          <w:szCs w:val="22"/>
        </w:rPr>
        <w:t xml:space="preserve"> </w:t>
      </w:r>
      <w:r>
        <w:rPr>
          <w:szCs w:val="22"/>
        </w:rPr>
        <w:t>was</w:t>
      </w:r>
      <w:r w:rsidRPr="007E5745">
        <w:rPr>
          <w:szCs w:val="22"/>
        </w:rPr>
        <w:t xml:space="preserve"> an important </w:t>
      </w:r>
      <w:r>
        <w:rPr>
          <w:szCs w:val="22"/>
        </w:rPr>
        <w:t>concept</w:t>
      </w:r>
      <w:r w:rsidRPr="007E5745">
        <w:rPr>
          <w:szCs w:val="22"/>
        </w:rPr>
        <w:t xml:space="preserve"> for three reasons. Firstly, the discourses and </w:t>
      </w:r>
      <w:r>
        <w:rPr>
          <w:szCs w:val="22"/>
        </w:rPr>
        <w:t>‘</w:t>
      </w:r>
      <w:r w:rsidRPr="007E5745">
        <w:rPr>
          <w:szCs w:val="22"/>
        </w:rPr>
        <w:t>hype</w:t>
      </w:r>
      <w:r>
        <w:rPr>
          <w:szCs w:val="22"/>
        </w:rPr>
        <w:t>’</w:t>
      </w:r>
      <w:r w:rsidRPr="007E5745">
        <w:rPr>
          <w:szCs w:val="22"/>
        </w:rPr>
        <w:t xml:space="preserve"> surrounding the term were very important to the videoblogging community</w:t>
      </w:r>
      <w:r>
        <w:rPr>
          <w:szCs w:val="22"/>
        </w:rPr>
        <w:t>, and its</w:t>
      </w:r>
      <w:r w:rsidRPr="007E5745">
        <w:rPr>
          <w:szCs w:val="22"/>
        </w:rPr>
        <w:t xml:space="preserve"> sense of emerging identity and practice. </w:t>
      </w:r>
      <w:r>
        <w:rPr>
          <w:szCs w:val="22"/>
        </w:rPr>
        <w:t xml:space="preserve">The promise of dynamism and widened participation was important to the videoblogging project. The growth of YouTube meant more people started to understand and appreciate the work the videobloggers had been championing. </w:t>
      </w:r>
      <w:r w:rsidRPr="007E5745">
        <w:rPr>
          <w:szCs w:val="22"/>
        </w:rPr>
        <w:t xml:space="preserve">Secondly, the technical advantages that the </w:t>
      </w:r>
      <w:r>
        <w:rPr>
          <w:szCs w:val="22"/>
        </w:rPr>
        <w:t>W</w:t>
      </w:r>
      <w:r w:rsidRPr="007E5745">
        <w:rPr>
          <w:szCs w:val="22"/>
        </w:rPr>
        <w:t xml:space="preserve">eb 2.0 technologies offered (such as seamless RSS syndication for instance) had an effect on the development of the videoblogging platform. Thirdly, </w:t>
      </w:r>
      <w:r>
        <w:rPr>
          <w:szCs w:val="22"/>
        </w:rPr>
        <w:t>W</w:t>
      </w:r>
      <w:r w:rsidRPr="007E5745">
        <w:rPr>
          <w:szCs w:val="22"/>
        </w:rPr>
        <w:t>eb 2.0 ironically heralded the beginning of the end for the videoblogging community. As</w:t>
      </w:r>
      <w:r>
        <w:rPr>
          <w:szCs w:val="22"/>
        </w:rPr>
        <w:t xml:space="preserve"> the big W</w:t>
      </w:r>
      <w:r w:rsidRPr="007E5745">
        <w:rPr>
          <w:szCs w:val="22"/>
        </w:rPr>
        <w:t>eb 2.0 companies, such as YouTube, started to attract users, and Twitter and Facebook became the key social networks for communication, video and photo</w:t>
      </w:r>
      <w:r>
        <w:rPr>
          <w:szCs w:val="22"/>
        </w:rPr>
        <w:t>-</w:t>
      </w:r>
      <w:r w:rsidRPr="007E5745">
        <w:rPr>
          <w:szCs w:val="22"/>
        </w:rPr>
        <w:t xml:space="preserve">sharing on the web, the videoblogging community began to </w:t>
      </w:r>
      <w:r>
        <w:rPr>
          <w:szCs w:val="22"/>
        </w:rPr>
        <w:t xml:space="preserve">breakdown. So, Web 2.0 is important as a symptom for understanding the problems videoblogging was facing at the time, whilst simultaneously signalling the beginning of its transformation from craft practice to being co-opted into industrialised global media systems. </w:t>
      </w:r>
    </w:p>
    <w:p w14:paraId="09D56030" w14:textId="77777777" w:rsidR="00A04EB4" w:rsidRDefault="00A04EB4" w:rsidP="00A04EB4">
      <w:pPr>
        <w:pStyle w:val="BodyText"/>
        <w:rPr>
          <w:szCs w:val="22"/>
        </w:rPr>
      </w:pPr>
    </w:p>
    <w:p w14:paraId="59D7BC72" w14:textId="77777777" w:rsidR="00A04EB4" w:rsidRPr="007E5745" w:rsidRDefault="00A04EB4" w:rsidP="00A04EB4">
      <w:pPr>
        <w:pStyle w:val="BodyText"/>
        <w:rPr>
          <w:szCs w:val="22"/>
        </w:rPr>
      </w:pPr>
      <w:r>
        <w:rPr>
          <w:szCs w:val="22"/>
        </w:rPr>
        <w:t>As mentioned in the last chapter, i</w:t>
      </w:r>
      <w:r w:rsidRPr="007E5745">
        <w:rPr>
          <w:szCs w:val="22"/>
        </w:rPr>
        <w:t>n February 2005, Chad Hurley, Steve Chen and Jawed Kari</w:t>
      </w:r>
      <w:r>
        <w:rPr>
          <w:szCs w:val="22"/>
        </w:rPr>
        <w:t xml:space="preserve">m founded </w:t>
      </w:r>
      <w:r w:rsidRPr="007E5745">
        <w:rPr>
          <w:szCs w:val="22"/>
        </w:rPr>
        <w:t>YouTube</w:t>
      </w:r>
      <w:r>
        <w:rPr>
          <w:szCs w:val="22"/>
        </w:rPr>
        <w:t xml:space="preserve">.com, at that point a rather small Web 2.0 platform, allowing </w:t>
      </w:r>
      <w:r w:rsidRPr="007E5745">
        <w:rPr>
          <w:szCs w:val="22"/>
        </w:rPr>
        <w:t xml:space="preserve">anyone with a </w:t>
      </w:r>
      <w:r>
        <w:rPr>
          <w:szCs w:val="22"/>
        </w:rPr>
        <w:t xml:space="preserve">video camera, </w:t>
      </w:r>
      <w:r w:rsidRPr="007E5745">
        <w:rPr>
          <w:szCs w:val="22"/>
        </w:rPr>
        <w:t>computer</w:t>
      </w:r>
      <w:r>
        <w:rPr>
          <w:szCs w:val="22"/>
        </w:rPr>
        <w:t>, a mobile device</w:t>
      </w:r>
      <w:r w:rsidRPr="007E5745">
        <w:rPr>
          <w:szCs w:val="22"/>
        </w:rPr>
        <w:t xml:space="preserve"> and internet access to </w:t>
      </w:r>
      <w:r>
        <w:rPr>
          <w:szCs w:val="22"/>
        </w:rPr>
        <w:t xml:space="preserve">watch and </w:t>
      </w:r>
      <w:r w:rsidRPr="007E5745">
        <w:rPr>
          <w:szCs w:val="22"/>
        </w:rPr>
        <w:t xml:space="preserve">publish video content online. </w:t>
      </w:r>
      <w:r>
        <w:rPr>
          <w:szCs w:val="22"/>
        </w:rPr>
        <w:t xml:space="preserve">The contribution of YouTube was to </w:t>
      </w:r>
      <w:r w:rsidRPr="007E5745">
        <w:rPr>
          <w:szCs w:val="22"/>
        </w:rPr>
        <w:t>simplif</w:t>
      </w:r>
      <w:r>
        <w:rPr>
          <w:szCs w:val="22"/>
        </w:rPr>
        <w:t>y</w:t>
      </w:r>
      <w:r w:rsidRPr="007E5745">
        <w:rPr>
          <w:szCs w:val="22"/>
        </w:rPr>
        <w:t xml:space="preserve"> the technical process of videoblogging, leading to a transformation of online video culture. This was a shift from the idea of the website as a personal storage facility for video content to a platform for public self-expression.</w:t>
      </w:r>
      <w:r>
        <w:rPr>
          <w:szCs w:val="22"/>
        </w:rPr>
        <w:t xml:space="preserve"> It was also the beginning of a shift to a new political economy for video online, although few at the time realised this. </w:t>
      </w:r>
    </w:p>
    <w:p w14:paraId="4465454B" w14:textId="77777777" w:rsidR="00A04EB4" w:rsidRDefault="00A04EB4" w:rsidP="00A04EB4">
      <w:pPr>
        <w:pStyle w:val="BodyText"/>
        <w:rPr>
          <w:szCs w:val="22"/>
        </w:rPr>
      </w:pPr>
    </w:p>
    <w:p w14:paraId="7C202CF4" w14:textId="77777777" w:rsidR="00A04EB4" w:rsidRDefault="00A04EB4" w:rsidP="00A04EB4">
      <w:pPr>
        <w:pStyle w:val="BodyText"/>
        <w:rPr>
          <w:szCs w:val="22"/>
        </w:rPr>
      </w:pPr>
      <w:r>
        <w:rPr>
          <w:szCs w:val="22"/>
        </w:rPr>
        <w:t>We might think of t</w:t>
      </w:r>
      <w:r w:rsidRPr="007E5745">
        <w:rPr>
          <w:szCs w:val="22"/>
        </w:rPr>
        <w:t xml:space="preserve">he mass-media distribution </w:t>
      </w:r>
      <w:r>
        <w:rPr>
          <w:szCs w:val="22"/>
        </w:rPr>
        <w:t xml:space="preserve">model of the twentieth century </w:t>
      </w:r>
      <w:r w:rsidRPr="007E5745">
        <w:rPr>
          <w:szCs w:val="22"/>
        </w:rPr>
        <w:t xml:space="preserve">as a </w:t>
      </w:r>
      <w:r>
        <w:rPr>
          <w:szCs w:val="22"/>
        </w:rPr>
        <w:t>‘</w:t>
      </w:r>
      <w:r w:rsidRPr="007E5745">
        <w:rPr>
          <w:szCs w:val="22"/>
        </w:rPr>
        <w:t>one-way, hub-and-spoke structure, with unidirectional links to its ends, running from the centre to the periphery</w:t>
      </w:r>
      <w:r>
        <w:rPr>
          <w:szCs w:val="22"/>
        </w:rPr>
        <w:t>’</w:t>
      </w:r>
      <w:r w:rsidRPr="007E5745">
        <w:rPr>
          <w:szCs w:val="22"/>
        </w:rPr>
        <w:t>.</w:t>
      </w:r>
      <w:r>
        <w:rPr>
          <w:rStyle w:val="FootnoteReference"/>
          <w:szCs w:val="22"/>
        </w:rPr>
        <w:footnoteReference w:id="22"/>
      </w:r>
      <w:r w:rsidRPr="007E5745">
        <w:rPr>
          <w:szCs w:val="22"/>
        </w:rPr>
        <w:t xml:space="preserve"> These structures facilitated the control of a small number of big media corporations, whether private (commercial) or public (nation</w:t>
      </w:r>
      <w:r>
        <w:rPr>
          <w:szCs w:val="22"/>
        </w:rPr>
        <w:t>al), over the media landscape. In contrast, t</w:t>
      </w:r>
      <w:r w:rsidRPr="007E5745">
        <w:rPr>
          <w:szCs w:val="22"/>
        </w:rPr>
        <w:t>he underlying internet protocols have affordances towards networked and decentralised ways of transferring information</w:t>
      </w:r>
      <w:r>
        <w:rPr>
          <w:szCs w:val="22"/>
        </w:rPr>
        <w:t>. E</w:t>
      </w:r>
      <w:r w:rsidRPr="007E5745">
        <w:rPr>
          <w:szCs w:val="22"/>
        </w:rPr>
        <w:t>arly commentators on the internet lauded it as an alternative distribution mod</w:t>
      </w:r>
      <w:r>
        <w:rPr>
          <w:szCs w:val="22"/>
        </w:rPr>
        <w:t>el, without the gatekeepers of ‘big media’</w:t>
      </w:r>
      <w:r w:rsidRPr="007E5745">
        <w:rPr>
          <w:szCs w:val="22"/>
        </w:rPr>
        <w:t>, allowing anyone with access to it, the possibility of becoming an active member of the public sphere. However, as the debates around net neu</w:t>
      </w:r>
      <w:r>
        <w:rPr>
          <w:szCs w:val="22"/>
        </w:rPr>
        <w:t>trality show us, although the ‘old’</w:t>
      </w:r>
      <w:r w:rsidRPr="007E5745">
        <w:rPr>
          <w:szCs w:val="22"/>
        </w:rPr>
        <w:t xml:space="preserve"> gatekeepers of the media are losing some of their power, there are new gatekeepers emerging that control both access to, and interactions within the web itself, b</w:t>
      </w:r>
      <w:r>
        <w:rPr>
          <w:szCs w:val="22"/>
        </w:rPr>
        <w:t>e it Google, Amazon, Apple or Facebook.</w:t>
      </w:r>
      <w:r w:rsidRPr="007E5745">
        <w:rPr>
          <w:szCs w:val="22"/>
        </w:rPr>
        <w:t xml:space="preserve"> </w:t>
      </w:r>
    </w:p>
    <w:p w14:paraId="79697D41" w14:textId="77777777" w:rsidR="00A04EB4" w:rsidRDefault="00A04EB4" w:rsidP="00A04EB4">
      <w:pPr>
        <w:pStyle w:val="BodyText"/>
        <w:rPr>
          <w:szCs w:val="22"/>
        </w:rPr>
      </w:pPr>
    </w:p>
    <w:p w14:paraId="5EF7271D" w14:textId="77777777" w:rsidR="00A04EB4" w:rsidRDefault="00A04EB4" w:rsidP="00A04EB4">
      <w:pPr>
        <w:pStyle w:val="BodyText"/>
      </w:pPr>
      <w:r>
        <w:rPr>
          <w:szCs w:val="22"/>
        </w:rPr>
        <w:t>Until YouTube was sold to Google in October 2006, one of the fiercest competitors in the video platform market was Google’s own Google Video.</w:t>
      </w:r>
      <w:r>
        <w:rPr>
          <w:rStyle w:val="FootnoteReference"/>
          <w:szCs w:val="22"/>
        </w:rPr>
        <w:footnoteReference w:id="23"/>
      </w:r>
      <w:r>
        <w:rPr>
          <w:szCs w:val="22"/>
        </w:rPr>
        <w:t xml:space="preserve"> </w:t>
      </w:r>
      <w:r w:rsidRPr="007E5745">
        <w:rPr>
          <w:szCs w:val="22"/>
        </w:rPr>
        <w:t xml:space="preserve">The purchase of YouTube by Google is significant as it was a deliberate attempt to </w:t>
      </w:r>
      <w:r>
        <w:rPr>
          <w:szCs w:val="22"/>
        </w:rPr>
        <w:t xml:space="preserve">bet on video as a key cultural force online. </w:t>
      </w:r>
      <w:r w:rsidRPr="007E5745">
        <w:t xml:space="preserve">Google’s acquisition was not </w:t>
      </w:r>
      <w:r>
        <w:t xml:space="preserve">just </w:t>
      </w:r>
      <w:r w:rsidRPr="007E5745">
        <w:t xml:space="preserve">about </w:t>
      </w:r>
      <w:r>
        <w:t>‘</w:t>
      </w:r>
      <w:r w:rsidRPr="007E5745">
        <w:t>bringing innovative technology into the home, as its own GoogleVideo was already running on superior software; it was about bringing in communities of users</w:t>
      </w:r>
      <w:r>
        <w:t>’</w:t>
      </w:r>
      <w:r w:rsidRPr="007E5745">
        <w:t>.</w:t>
      </w:r>
      <w:r>
        <w:rPr>
          <w:rStyle w:val="FootnoteReference"/>
        </w:rPr>
        <w:footnoteReference w:id="24"/>
      </w:r>
      <w:r>
        <w:t xml:space="preserve"> YouTube had the largest number of users of any Web 2.0 platform at this time, and securing access to this user-group was clearly one of Google’s aims with the acquisition. This strategy was similar to Facebook’s later purchase of Instagram in April 2012 and News Corp’s less fortunate purchase of MySpace in 2005. </w:t>
      </w:r>
    </w:p>
    <w:p w14:paraId="4AA47128" w14:textId="77777777" w:rsidR="00A04EB4" w:rsidRDefault="00A04EB4" w:rsidP="00A04EB4">
      <w:pPr>
        <w:pStyle w:val="BodyText"/>
      </w:pPr>
    </w:p>
    <w:p w14:paraId="2195DB68" w14:textId="77777777" w:rsidR="00A04EB4" w:rsidRDefault="00A04EB4" w:rsidP="00A04EB4">
      <w:pPr>
        <w:pStyle w:val="BodyText"/>
      </w:pPr>
      <w:r>
        <w:t>Signifying this</w:t>
      </w:r>
      <w:r w:rsidRPr="007E5745">
        <w:t xml:space="preserve"> shift </w:t>
      </w:r>
      <w:r>
        <w:t>towards user-</w:t>
      </w:r>
      <w:r w:rsidRPr="007E5745">
        <w:t xml:space="preserve">generated content in 2006, Time Magazine designated person of the year </w:t>
      </w:r>
      <w:r>
        <w:t>as</w:t>
      </w:r>
      <w:r w:rsidRPr="007E5745">
        <w:t xml:space="preserve"> </w:t>
      </w:r>
      <w:r>
        <w:t>‘</w:t>
      </w:r>
      <w:r w:rsidRPr="007E5745">
        <w:t>you</w:t>
      </w:r>
      <w:r>
        <w:t>’</w:t>
      </w:r>
      <w:r w:rsidRPr="007E5745">
        <w:t xml:space="preserve"> – the everyday person uploading, sharing and disseminating content across the internet. In the issue, </w:t>
      </w:r>
      <w:r>
        <w:t>‘</w:t>
      </w:r>
      <w:r w:rsidRPr="007E5745">
        <w:t>the editors paid tribute to the millions of anonymous web users who dedicate their creative energy to a booming web culture</w:t>
      </w:r>
      <w:r>
        <w:t>’</w:t>
      </w:r>
      <w:r>
        <w:rPr>
          <w:rStyle w:val="FootnoteReference"/>
        </w:rPr>
        <w:footnoteReference w:id="25"/>
      </w:r>
      <w:r w:rsidRPr="007E5745">
        <w:t xml:space="preserve">. </w:t>
      </w:r>
      <w:r>
        <w:t>In contrast to</w:t>
      </w:r>
      <w:r w:rsidRPr="007E5745">
        <w:t xml:space="preserve"> Thomas Carlyle </w:t>
      </w:r>
      <w:r>
        <w:t>who argued</w:t>
      </w:r>
      <w:r w:rsidRPr="007E5745">
        <w:t xml:space="preserve"> that </w:t>
      </w:r>
      <w:r>
        <w:t>‘</w:t>
      </w:r>
      <w:r w:rsidRPr="007E5745">
        <w:t>the history of the world is but the biography of great men</w:t>
      </w:r>
      <w:r>
        <w:t>’,</w:t>
      </w:r>
      <w:r w:rsidRPr="007E5745">
        <w:t xml:space="preserve"> Time highlighted that alongside stories of war and conflict (in Iraq, Israel and Lebanon), 2006 offered an alternative story, one in which participatory culture </w:t>
      </w:r>
      <w:r>
        <w:t>and</w:t>
      </w:r>
      <w:r w:rsidRPr="007E5745">
        <w:t xml:space="preserve"> the global media landscape</w:t>
      </w:r>
      <w:r>
        <w:t xml:space="preserve"> began to merge</w:t>
      </w:r>
      <w:r w:rsidRPr="007E5745">
        <w:t xml:space="preserve">. </w:t>
      </w:r>
    </w:p>
    <w:p w14:paraId="0D0EF063" w14:textId="77777777" w:rsidR="00A04EB4" w:rsidRDefault="00A04EB4" w:rsidP="00A04EB4">
      <w:pPr>
        <w:pStyle w:val="BodyText"/>
      </w:pPr>
    </w:p>
    <w:p w14:paraId="1128C402" w14:textId="77777777" w:rsidR="00A04EB4" w:rsidRDefault="00A04EB4" w:rsidP="00A04EB4">
      <w:pPr>
        <w:pStyle w:val="BodyText"/>
      </w:pPr>
      <w:r>
        <w:rPr>
          <w:szCs w:val="22"/>
        </w:rPr>
        <w:t>The</w:t>
      </w:r>
      <w:r w:rsidRPr="007E5745">
        <w:rPr>
          <w:szCs w:val="22"/>
        </w:rPr>
        <w:t xml:space="preserve"> shift from the individual, personal website as the main source for video content, to platform-based </w:t>
      </w:r>
      <w:r>
        <w:rPr>
          <w:szCs w:val="22"/>
        </w:rPr>
        <w:t>sharable media</w:t>
      </w:r>
      <w:r w:rsidRPr="007E5745">
        <w:rPr>
          <w:szCs w:val="22"/>
        </w:rPr>
        <w:t>, was a perfect fit for the ideas about a user-led revolution that charact</w:t>
      </w:r>
      <w:r>
        <w:rPr>
          <w:szCs w:val="22"/>
        </w:rPr>
        <w:t>erizes rhetoric around Web 2.0</w:t>
      </w:r>
      <w:r w:rsidRPr="007E5745">
        <w:rPr>
          <w:szCs w:val="22"/>
        </w:rPr>
        <w:t xml:space="preserve">. </w:t>
      </w:r>
      <w:r w:rsidRPr="007E5745">
        <w:t>As t</w:t>
      </w:r>
      <w:r>
        <w:t>he Time article argued, 2006 was</w:t>
      </w:r>
    </w:p>
    <w:p w14:paraId="63F4437C" w14:textId="77777777" w:rsidR="00A04EB4" w:rsidRDefault="00A04EB4" w:rsidP="00A04EB4">
      <w:pPr>
        <w:pStyle w:val="BlockQuote"/>
      </w:pPr>
      <w:r>
        <w:t>A</w:t>
      </w:r>
      <w:r w:rsidRPr="007E5745">
        <w:t xml:space="preserve"> story about community and collaboration on a scale never seen before. It’s about the cosmic compendium of knowledge Wikipedia and the million-channel people’s network YouTube and the online metropolis MySpace. It’s about the many wresting power from the few and helping one another for nothing and how that will not only change the world, but also ch</w:t>
      </w:r>
      <w:r>
        <w:t>ange the way the world changes</w:t>
      </w:r>
      <w:r w:rsidRPr="007E5745">
        <w:t>.</w:t>
      </w:r>
      <w:r>
        <w:rPr>
          <w:rStyle w:val="FootnoteReference"/>
        </w:rPr>
        <w:footnoteReference w:id="26"/>
      </w:r>
    </w:p>
    <w:p w14:paraId="2CCDE62E" w14:textId="77777777" w:rsidR="00A04EB4" w:rsidRDefault="00A04EB4" w:rsidP="00A04EB4">
      <w:pPr>
        <w:pStyle w:val="BodyText"/>
        <w:rPr>
          <w:rFonts w:cs="Times New Roman"/>
        </w:rPr>
      </w:pPr>
      <w:r>
        <w:t xml:space="preserve">It is an interesting footnote to these larger media tectonic shifts that, at a more prosaic level, </w:t>
      </w:r>
      <w:r>
        <w:rPr>
          <w:rFonts w:cs="Times New Roman"/>
        </w:rPr>
        <w:t xml:space="preserve">by </w:t>
      </w:r>
      <w:r>
        <w:t>December 2006 the videoblogging email list membership had risen to 1000 members.</w:t>
      </w:r>
      <w:r w:rsidRPr="00926A44">
        <w:rPr>
          <w:rFonts w:cs="Times New Roman"/>
        </w:rPr>
        <w:t xml:space="preserve"> </w:t>
      </w:r>
    </w:p>
    <w:p w14:paraId="72044F65" w14:textId="77777777" w:rsidR="00A04EB4" w:rsidRDefault="00A04EB4" w:rsidP="00A04EB4">
      <w:pPr>
        <w:pStyle w:val="BodyText"/>
        <w:rPr>
          <w:rFonts w:cs="Times New Roman"/>
        </w:rPr>
      </w:pPr>
    </w:p>
    <w:p w14:paraId="2A66C9FB" w14:textId="77777777" w:rsidR="00A04EB4" w:rsidRPr="007E5745" w:rsidRDefault="00A04EB4" w:rsidP="00A04EB4">
      <w:pPr>
        <w:pStyle w:val="BodyText"/>
        <w:rPr>
          <w:rFonts w:cs="Times New Roman"/>
        </w:rPr>
      </w:pPr>
      <w:r>
        <w:rPr>
          <w:rFonts w:cs="Times New Roman"/>
        </w:rPr>
        <w:t>As YouTube began to fight a number of copyright claims from the large media conglomerates because of users uploading clips from movies and television, v</w:t>
      </w:r>
      <w:r w:rsidRPr="007E5745">
        <w:rPr>
          <w:rFonts w:cs="Times New Roman"/>
        </w:rPr>
        <w:t xml:space="preserve">ideoblogging </w:t>
      </w:r>
      <w:r>
        <w:rPr>
          <w:rFonts w:cs="Times New Roman"/>
        </w:rPr>
        <w:t>also began to encounter</w:t>
      </w:r>
      <w:r w:rsidRPr="007E5745">
        <w:rPr>
          <w:rFonts w:cs="Times New Roman"/>
        </w:rPr>
        <w:t xml:space="preserve"> </w:t>
      </w:r>
      <w:r>
        <w:rPr>
          <w:rFonts w:cs="Times New Roman"/>
        </w:rPr>
        <w:t>legal issues</w:t>
      </w:r>
      <w:r w:rsidRPr="007E5745">
        <w:rPr>
          <w:rFonts w:cs="Times New Roman"/>
        </w:rPr>
        <w:t xml:space="preserve">. </w:t>
      </w:r>
      <w:r>
        <w:rPr>
          <w:rFonts w:cs="Times New Roman"/>
        </w:rPr>
        <w:t>I</w:t>
      </w:r>
      <w:r w:rsidRPr="007E5745">
        <w:rPr>
          <w:rFonts w:cs="Times New Roman"/>
        </w:rPr>
        <w:t xml:space="preserve">f </w:t>
      </w:r>
      <w:r>
        <w:rPr>
          <w:rFonts w:cs="Times New Roman"/>
        </w:rPr>
        <w:t>there was a</w:t>
      </w:r>
      <w:r w:rsidRPr="007E5745">
        <w:rPr>
          <w:rFonts w:cs="Times New Roman"/>
        </w:rPr>
        <w:t xml:space="preserve"> breach of copyright law, a video hosting site (such as YouTube or Vimeo) </w:t>
      </w:r>
      <w:r>
        <w:rPr>
          <w:rFonts w:cs="Times New Roman"/>
        </w:rPr>
        <w:t>must</w:t>
      </w:r>
      <w:r w:rsidRPr="007E5745">
        <w:rPr>
          <w:rFonts w:cs="Times New Roman"/>
        </w:rPr>
        <w:t xml:space="preserve"> remove a video </w:t>
      </w:r>
      <w:r>
        <w:rPr>
          <w:rFonts w:cs="Times New Roman"/>
        </w:rPr>
        <w:t>immediately to avoid itself becoming embroiled in a copyright claim.</w:t>
      </w:r>
      <w:r w:rsidRPr="007E5745">
        <w:rPr>
          <w:rFonts w:cs="Times New Roman"/>
        </w:rPr>
        <w:t xml:space="preserve"> There were debates around issues of copyright, with writers such a</w:t>
      </w:r>
      <w:r>
        <w:rPr>
          <w:rFonts w:cs="Times New Roman"/>
        </w:rPr>
        <w:t>s Lessig a</w:t>
      </w:r>
      <w:r w:rsidRPr="007E5745">
        <w:rPr>
          <w:rFonts w:cs="Times New Roman"/>
        </w:rPr>
        <w:t xml:space="preserve">rguing that the US copyright laws </w:t>
      </w:r>
      <w:r>
        <w:rPr>
          <w:rFonts w:cs="Times New Roman"/>
        </w:rPr>
        <w:t xml:space="preserve">had begun to </w:t>
      </w:r>
      <w:r w:rsidRPr="007E5745">
        <w:rPr>
          <w:rFonts w:cs="Times New Roman"/>
        </w:rPr>
        <w:t>place substa</w:t>
      </w:r>
      <w:r>
        <w:rPr>
          <w:rFonts w:cs="Times New Roman"/>
        </w:rPr>
        <w:t>ntial limits on creativity.</w:t>
      </w:r>
      <w:r>
        <w:rPr>
          <w:rStyle w:val="FootnoteReference"/>
        </w:rPr>
        <w:footnoteReference w:id="27"/>
      </w:r>
      <w:r>
        <w:rPr>
          <w:rFonts w:cs="Times New Roman"/>
        </w:rPr>
        <w:t xml:space="preserve"> These factors were in danger of encouraging a ‘precautionary’ environment in relation to online video in particular. If users began to be worried about possible expensive legal issues from uploading a video with a snippet of background music or video, this would have chilled the growth of video usage in social media. The worry was not just that casual users might be caught up in dragnet copyright suits – but also political movements, activists and others might have copyright used to silence them. Indeed, new and innovative music, artists and video experimentation might also be inhibited. The use of the notion of a ‘safe harbour’ was crucial to these developments, but a side effect was that media sharing sites became (over)zealous in the removal of any content that could be considered to be copyright infringing.</w:t>
      </w:r>
      <w:r>
        <w:rPr>
          <w:rStyle w:val="FootnoteReference"/>
        </w:rPr>
        <w:footnoteReference w:id="28"/>
      </w:r>
      <w:r>
        <w:rPr>
          <w:rFonts w:cs="Times New Roman"/>
        </w:rPr>
        <w:t xml:space="preserve"> </w:t>
      </w:r>
    </w:p>
    <w:p w14:paraId="445F786D" w14:textId="77777777" w:rsidR="00A04EB4" w:rsidRDefault="00A04EB4" w:rsidP="00A04EB4">
      <w:pPr>
        <w:pStyle w:val="BodyText"/>
        <w:rPr>
          <w:rFonts w:cs="Times New Roman"/>
          <w:szCs w:val="22"/>
        </w:rPr>
      </w:pPr>
      <w:r>
        <w:t xml:space="preserve"> </w:t>
      </w:r>
    </w:p>
    <w:p w14:paraId="1D9BCA10" w14:textId="77777777" w:rsidR="00A04EB4" w:rsidRPr="007E5745" w:rsidRDefault="00A04EB4" w:rsidP="00A04EB4">
      <w:pPr>
        <w:pStyle w:val="BodyText"/>
        <w:rPr>
          <w:rFonts w:cs="Times New Roman"/>
          <w:szCs w:val="22"/>
        </w:rPr>
      </w:pPr>
      <w:r>
        <w:rPr>
          <w:rFonts w:cs="Times New Roman"/>
          <w:szCs w:val="22"/>
        </w:rPr>
        <w:t xml:space="preserve">These ideas and others were picked up and developed in </w:t>
      </w:r>
      <w:r w:rsidRPr="007E5745">
        <w:rPr>
          <w:rFonts w:cs="Times New Roman"/>
          <w:szCs w:val="22"/>
        </w:rPr>
        <w:t>2007</w:t>
      </w:r>
      <w:r>
        <w:rPr>
          <w:rFonts w:cs="Times New Roman"/>
          <w:szCs w:val="22"/>
        </w:rPr>
        <w:t xml:space="preserve">, when Geert Lovink and the </w:t>
      </w:r>
      <w:r w:rsidRPr="007E5745">
        <w:rPr>
          <w:rFonts w:cs="Times New Roman"/>
          <w:szCs w:val="22"/>
        </w:rPr>
        <w:t xml:space="preserve">Institute for Network Cultures in Amsterdam </w:t>
      </w:r>
      <w:r>
        <w:rPr>
          <w:rFonts w:cs="Times New Roman"/>
          <w:szCs w:val="22"/>
        </w:rPr>
        <w:t>organised</w:t>
      </w:r>
      <w:r w:rsidRPr="007E5745">
        <w:rPr>
          <w:rFonts w:cs="Times New Roman"/>
          <w:szCs w:val="22"/>
        </w:rPr>
        <w:t xml:space="preserve"> the first </w:t>
      </w:r>
      <w:r w:rsidRPr="007E5745">
        <w:rPr>
          <w:rFonts w:cs="Times New Roman"/>
          <w:i/>
          <w:szCs w:val="22"/>
        </w:rPr>
        <w:t>Video Vortex</w:t>
      </w:r>
      <w:r w:rsidRPr="007E5745">
        <w:rPr>
          <w:rFonts w:cs="Times New Roman"/>
          <w:szCs w:val="22"/>
        </w:rPr>
        <w:t xml:space="preserve"> conference. The conference, which ran seven workshops over five years and </w:t>
      </w:r>
      <w:r>
        <w:rPr>
          <w:rFonts w:cs="Times New Roman"/>
          <w:szCs w:val="22"/>
        </w:rPr>
        <w:t>produced</w:t>
      </w:r>
      <w:r w:rsidRPr="007E5745">
        <w:rPr>
          <w:rFonts w:cs="Times New Roman"/>
          <w:szCs w:val="22"/>
        </w:rPr>
        <w:t xml:space="preserve"> two books, attempted to contextualise the developments in the emerging field of video-based media on the internet and critically engage with questions surrou</w:t>
      </w:r>
      <w:r>
        <w:rPr>
          <w:rFonts w:cs="Times New Roman"/>
          <w:szCs w:val="22"/>
        </w:rPr>
        <w:t>n</w:t>
      </w:r>
      <w:r w:rsidRPr="007E5745">
        <w:rPr>
          <w:rFonts w:cs="Times New Roman"/>
          <w:szCs w:val="22"/>
        </w:rPr>
        <w:t xml:space="preserve">ding </w:t>
      </w:r>
      <w:r>
        <w:rPr>
          <w:rFonts w:cs="Times New Roman"/>
          <w:szCs w:val="22"/>
        </w:rPr>
        <w:t>‘</w:t>
      </w:r>
      <w:r w:rsidRPr="007E5745">
        <w:rPr>
          <w:rFonts w:cs="Times New Roman"/>
          <w:szCs w:val="22"/>
        </w:rPr>
        <w:t>art online, visual art, innovative art, participatory culture, social networking, political economy, collaboration and new production models, censorship…YouTube, collective memory, cinematic and online aesthetics</w:t>
      </w:r>
      <w:r>
        <w:rPr>
          <w:rFonts w:cs="Times New Roman"/>
          <w:szCs w:val="22"/>
        </w:rPr>
        <w:t>’</w:t>
      </w:r>
      <w:r w:rsidRPr="007E5745">
        <w:rPr>
          <w:rFonts w:cs="Times New Roman"/>
          <w:szCs w:val="22"/>
        </w:rPr>
        <w:t xml:space="preserve">. </w:t>
      </w:r>
      <w:r>
        <w:rPr>
          <w:rFonts w:cs="Times New Roman"/>
          <w:szCs w:val="22"/>
        </w:rPr>
        <w:t>Over the years, s</w:t>
      </w:r>
      <w:r w:rsidRPr="007E5745">
        <w:rPr>
          <w:rFonts w:cs="Times New Roman"/>
          <w:szCs w:val="22"/>
        </w:rPr>
        <w:t xml:space="preserve">ome videobloggers were invited to the </w:t>
      </w:r>
      <w:r w:rsidRPr="000A4DB5">
        <w:rPr>
          <w:rFonts w:cs="Times New Roman"/>
          <w:i/>
          <w:szCs w:val="22"/>
        </w:rPr>
        <w:t xml:space="preserve">Video Vortext </w:t>
      </w:r>
      <w:r w:rsidRPr="007E5745">
        <w:rPr>
          <w:rFonts w:cs="Times New Roman"/>
          <w:szCs w:val="22"/>
        </w:rPr>
        <w:t>conferences, including Andreas H. Pedersen</w:t>
      </w:r>
      <w:r>
        <w:rPr>
          <w:rFonts w:cs="Times New Roman"/>
          <w:szCs w:val="22"/>
        </w:rPr>
        <w:t xml:space="preserve"> and Brittany Shoot (who wrote </w:t>
      </w:r>
      <w:r w:rsidRPr="00257FC1">
        <w:rPr>
          <w:rFonts w:cs="Times New Roman"/>
          <w:i/>
          <w:szCs w:val="22"/>
        </w:rPr>
        <w:t>The Lumiere Manifesto</w:t>
      </w:r>
      <w:r w:rsidRPr="007E5745">
        <w:rPr>
          <w:rFonts w:cs="Times New Roman"/>
          <w:szCs w:val="22"/>
        </w:rPr>
        <w:t>),</w:t>
      </w:r>
      <w:r>
        <w:rPr>
          <w:rStyle w:val="FootnoteReference"/>
          <w:szCs w:val="22"/>
        </w:rPr>
        <w:footnoteReference w:id="29"/>
      </w:r>
      <w:r w:rsidRPr="007E5745">
        <w:rPr>
          <w:rFonts w:cs="Times New Roman"/>
          <w:szCs w:val="22"/>
        </w:rPr>
        <w:t xml:space="preserve"> Michael Verdi, Adrian Miles and Jay Dedman. </w:t>
      </w:r>
      <w:r>
        <w:rPr>
          <w:rFonts w:cs="Times New Roman"/>
          <w:szCs w:val="22"/>
        </w:rPr>
        <w:t xml:space="preserve">Within the videoblogging community, these invites were seen as indications that videoblogging was being recognised within academia and a further legitimation of their practices. </w:t>
      </w:r>
    </w:p>
    <w:p w14:paraId="7CA380D4" w14:textId="77777777" w:rsidR="00A04EB4" w:rsidRDefault="00A04EB4" w:rsidP="00A04EB4">
      <w:pPr>
        <w:pStyle w:val="BodyText"/>
        <w:rPr>
          <w:rFonts w:cs="Times New Roman"/>
          <w:szCs w:val="22"/>
        </w:rPr>
      </w:pPr>
    </w:p>
    <w:p w14:paraId="27924DFD" w14:textId="77777777" w:rsidR="00A04EB4" w:rsidRPr="00684380" w:rsidRDefault="00A04EB4" w:rsidP="00A04EB4">
      <w:pPr>
        <w:pStyle w:val="BodyText"/>
        <w:rPr>
          <w:rFonts w:cs="Times New Roman"/>
        </w:rPr>
      </w:pPr>
      <w:r>
        <w:rPr>
          <w:rFonts w:cs="Times New Roman"/>
        </w:rPr>
        <w:t xml:space="preserve">It is important to keep in mind that the internet today is very different from the internet in 2004. Although many of the issues that were raised and discussed in 2004 remain relevant today, the way in which they were debated and the concerns they prompted were experienced in a different milieu. This historical dimension is crucial for understanding media as I believe a comparative approach can be very powerful in relation to understanding the kind of media disjunction that videoblogging signified. Consequently, at this point I want to take a historical detour to think about previous iterations of film and video technology, and also how artists, filmmakers and theorists thought about these changes. The aim is to broaden the connections and to start to make links to the continuities and often explicit references videobloggers made to this previous history. </w:t>
      </w:r>
    </w:p>
    <w:p w14:paraId="32C697E3" w14:textId="77777777" w:rsidR="00A04EB4" w:rsidRDefault="00A04EB4" w:rsidP="00A04EB4">
      <w:pPr>
        <w:pStyle w:val="BodyText"/>
        <w:rPr>
          <w:rFonts w:cs="Times New Roman"/>
          <w:szCs w:val="22"/>
        </w:rPr>
      </w:pPr>
    </w:p>
    <w:p w14:paraId="07BDA30E" w14:textId="77777777" w:rsidR="00A04EB4" w:rsidRDefault="00A04EB4" w:rsidP="00A04EB4">
      <w:pPr>
        <w:pStyle w:val="BodyText"/>
        <w:rPr>
          <w:rFonts w:cs="Times New Roman"/>
          <w:szCs w:val="22"/>
        </w:rPr>
      </w:pPr>
      <w:r>
        <w:rPr>
          <w:rFonts w:cs="Times New Roman"/>
          <w:szCs w:val="22"/>
        </w:rPr>
        <w:t>For example, we might recall that i</w:t>
      </w:r>
      <w:r w:rsidRPr="007E5745">
        <w:rPr>
          <w:rFonts w:cs="Times New Roman"/>
          <w:szCs w:val="22"/>
        </w:rPr>
        <w:t xml:space="preserve">n 1929, Dziga Vertov released </w:t>
      </w:r>
      <w:r w:rsidRPr="007E5745">
        <w:rPr>
          <w:rFonts w:cs="Times New Roman"/>
          <w:i/>
          <w:szCs w:val="22"/>
        </w:rPr>
        <w:t>Man with a Movie Camera</w:t>
      </w:r>
      <w:r w:rsidRPr="007E5745">
        <w:rPr>
          <w:rFonts w:cs="Times New Roman"/>
          <w:szCs w:val="22"/>
        </w:rPr>
        <w:t xml:space="preserve"> </w:t>
      </w:r>
      <w:r>
        <w:rPr>
          <w:rFonts w:cs="Times New Roman"/>
          <w:szCs w:val="22"/>
        </w:rPr>
        <w:t>which, in his words, was ‘</w:t>
      </w:r>
      <w:r w:rsidRPr="007E5745">
        <w:rPr>
          <w:rFonts w:cs="Times New Roman"/>
          <w:szCs w:val="22"/>
        </w:rPr>
        <w:t>an experiment in the cinematic communication of visible events without the aid of intertitles, without the aid of a scenario, without the aid of theatre</w:t>
      </w:r>
      <w:r>
        <w:rPr>
          <w:rFonts w:cs="Times New Roman"/>
          <w:szCs w:val="22"/>
        </w:rPr>
        <w:t>’. The film followed</w:t>
      </w:r>
      <w:r w:rsidRPr="007E5745">
        <w:rPr>
          <w:rFonts w:cs="Times New Roman"/>
          <w:szCs w:val="22"/>
        </w:rPr>
        <w:t xml:space="preserve"> Soviet citizens as they </w:t>
      </w:r>
      <w:r>
        <w:rPr>
          <w:rFonts w:cs="Times New Roman"/>
          <w:szCs w:val="22"/>
        </w:rPr>
        <w:t>went</w:t>
      </w:r>
      <w:r w:rsidRPr="007E5745">
        <w:rPr>
          <w:rFonts w:cs="Times New Roman"/>
          <w:szCs w:val="22"/>
        </w:rPr>
        <w:t xml:space="preserve"> about their everyday lives</w:t>
      </w:r>
      <w:r>
        <w:rPr>
          <w:rFonts w:cs="Times New Roman"/>
          <w:szCs w:val="22"/>
        </w:rPr>
        <w:t>, working, playing, and interacting. Y</w:t>
      </w:r>
      <w:r w:rsidRPr="007E5745">
        <w:rPr>
          <w:rFonts w:cs="Times New Roman"/>
          <w:szCs w:val="22"/>
        </w:rPr>
        <w:t>et the movie was not shot as a narrative story, rath</w:t>
      </w:r>
      <w:r>
        <w:rPr>
          <w:rFonts w:cs="Times New Roman"/>
          <w:szCs w:val="22"/>
        </w:rPr>
        <w:t>er, Vertov shot the movie over four years</w:t>
      </w:r>
      <w:r w:rsidRPr="007E5745">
        <w:rPr>
          <w:rFonts w:cs="Times New Roman"/>
          <w:szCs w:val="22"/>
        </w:rPr>
        <w:t xml:space="preserve">, and the footage was later edited together from </w:t>
      </w:r>
      <w:r>
        <w:rPr>
          <w:rFonts w:cs="Times New Roman"/>
          <w:szCs w:val="22"/>
        </w:rPr>
        <w:t xml:space="preserve">what we might now call </w:t>
      </w:r>
      <w:r w:rsidRPr="007E5745">
        <w:rPr>
          <w:rFonts w:cs="Times New Roman"/>
          <w:szCs w:val="22"/>
        </w:rPr>
        <w:t>a vast database.</w:t>
      </w:r>
      <w:r w:rsidRPr="007E5745">
        <w:rPr>
          <w:rStyle w:val="FootnoteReference"/>
          <w:szCs w:val="22"/>
        </w:rPr>
        <w:footnoteReference w:id="30"/>
      </w:r>
      <w:r w:rsidRPr="007E5745">
        <w:rPr>
          <w:rFonts w:cs="Times New Roman"/>
          <w:szCs w:val="22"/>
        </w:rPr>
        <w:t xml:space="preserve">  The film is lauded for its experimentation with a range of different cinematic techniques, yet it’s greatest contribution is perhaps its message that the camera can travel anywhere, and capture anything from any angle, position or placement. Vertov’s influence on later film and video movements stems from his concep</w:t>
      </w:r>
      <w:r>
        <w:rPr>
          <w:rFonts w:cs="Times New Roman"/>
          <w:szCs w:val="22"/>
        </w:rPr>
        <w:t xml:space="preserve">t of the camera as an eye (the </w:t>
      </w:r>
      <w:r w:rsidRPr="00790080">
        <w:rPr>
          <w:rFonts w:cs="Times New Roman"/>
          <w:i/>
          <w:szCs w:val="22"/>
        </w:rPr>
        <w:t>kino-eye</w:t>
      </w:r>
      <w:r w:rsidRPr="007E5745">
        <w:rPr>
          <w:rFonts w:cs="Times New Roman"/>
          <w:szCs w:val="22"/>
        </w:rPr>
        <w:t>);</w:t>
      </w:r>
    </w:p>
    <w:p w14:paraId="1124FD6C" w14:textId="77777777" w:rsidR="00A04EB4" w:rsidRDefault="00A04EB4" w:rsidP="00A04EB4">
      <w:pPr>
        <w:pStyle w:val="BlockQuote"/>
      </w:pPr>
      <w:r>
        <w:t>A</w:t>
      </w:r>
      <w:r w:rsidRPr="007E5745">
        <w:t>n enhanced eye, beyond human perception</w:t>
      </w:r>
      <w:r>
        <w:t xml:space="preserve">, that catches life unawares, </w:t>
      </w:r>
      <w:r w:rsidRPr="00D5002B">
        <w:t xml:space="preserve">understood as </w:t>
      </w:r>
      <w:r>
        <w:t>“</w:t>
      </w:r>
      <w:r w:rsidRPr="00D5002B">
        <w:t>that which the eye does not see,</w:t>
      </w:r>
      <w:r>
        <w:t>”</w:t>
      </w:r>
      <w:r w:rsidRPr="00D5002B">
        <w:t xml:space="preserve"> as the microscope and telescope of time, as the negative of time, as the possibility of seeing without limits and distances, as the remote control of movie cameras, as tele-eye, as </w:t>
      </w:r>
      <w:r>
        <w:t xml:space="preserve">X-ray, as “life caught unawares”. </w:t>
      </w:r>
      <w:r w:rsidRPr="00D5002B">
        <w:t>Kino-</w:t>
      </w:r>
      <w:r>
        <w:t>e</w:t>
      </w:r>
      <w:r w:rsidRPr="00D5002B">
        <w:t>ye as the possibility of making the invisible visible</w:t>
      </w:r>
      <w:r>
        <w:t>.</w:t>
      </w:r>
      <w:r>
        <w:rPr>
          <w:rStyle w:val="FootnoteReference"/>
          <w:szCs w:val="22"/>
        </w:rPr>
        <w:footnoteReference w:id="31"/>
      </w:r>
    </w:p>
    <w:p w14:paraId="531AC797" w14:textId="77777777" w:rsidR="00A04EB4" w:rsidRPr="00D5002B" w:rsidRDefault="00A04EB4" w:rsidP="00A04EB4">
      <w:pPr>
        <w:pStyle w:val="BodyText"/>
      </w:pPr>
      <w:r>
        <w:t>The kino-eye, however,</w:t>
      </w:r>
      <w:r w:rsidRPr="007E5745">
        <w:t xml:space="preserve"> is not transparent, in that it also foregrounds its own construction as formal intervention, as medi</w:t>
      </w:r>
      <w:r>
        <w:t>ation, and hence adds artistic value to whatever is being created. As Dawson argues, Vertov proclaimed ‘</w:t>
      </w:r>
      <w:r w:rsidRPr="007E5745">
        <w:t>primacy of the camera itself (the ‘</w:t>
      </w:r>
      <w:r>
        <w:t>k</w:t>
      </w:r>
      <w:r w:rsidRPr="007E5745">
        <w:t>ino-</w:t>
      </w:r>
      <w:r>
        <w:t>e</w:t>
      </w:r>
      <w:r w:rsidRPr="007E5745">
        <w:t xml:space="preserve">ye’) over the human </w:t>
      </w:r>
      <w:r>
        <w:t>eye […] H</w:t>
      </w:r>
      <w:r w:rsidRPr="007E5745">
        <w:t>e clearly saw it as some kind of innocent machine that could record without bias or superfluous aesthetic considerations (as would, say, its human operator) the world as it really was</w:t>
      </w:r>
      <w:r>
        <w:t>’</w:t>
      </w:r>
      <w:r w:rsidRPr="007E5745">
        <w:t>.</w:t>
      </w:r>
      <w:r>
        <w:rPr>
          <w:rStyle w:val="FootnoteReference"/>
          <w:szCs w:val="22"/>
        </w:rPr>
        <w:footnoteReference w:id="32"/>
      </w:r>
      <w:r w:rsidRPr="007E5745">
        <w:t xml:space="preserve"> </w:t>
      </w:r>
    </w:p>
    <w:p w14:paraId="4567BDE7" w14:textId="77777777" w:rsidR="00A04EB4" w:rsidRDefault="00A04EB4" w:rsidP="00A04EB4">
      <w:pPr>
        <w:pStyle w:val="BodyText"/>
      </w:pPr>
    </w:p>
    <w:p w14:paraId="37ED1CC9" w14:textId="77777777" w:rsidR="00A04EB4" w:rsidRDefault="00A04EB4" w:rsidP="00A04EB4">
      <w:pPr>
        <w:pStyle w:val="BodyText"/>
      </w:pPr>
      <w:r>
        <w:t xml:space="preserve">Vertov’s influence on film has been widely discussed and remarked upon, but interestingly his work also consciously or unconsciously inspired the practice of videoblogging. Videobloggers followed one or more of Vertov’s elements in their work. Whether they explored everyday life, interactions with other videobloggers, stories with clear conventional narratives or more experimental videos, they told me their cameras – like the kino-eye – acted as an extension of their own eyes looking out on the world, catching life candidly and often blind to traditional cinematic conventions. Like Vertov, the videobloggers didn’t try to hide the camera, technology and tools </w:t>
      </w:r>
      <w:ins w:id="7" w:author="inc inc" w:date="2018-05-17T10:28:00Z">
        <w:r>
          <w:t xml:space="preserve">they </w:t>
        </w:r>
      </w:ins>
      <w:r>
        <w:t xml:space="preserve">used as part of their practice. Instead, by making these elements part of the aesthetic itself, they added a specific Vertovian vernacular aesthetic to their work that has subsequently become recognisable. </w:t>
      </w:r>
    </w:p>
    <w:p w14:paraId="1E762B01" w14:textId="77777777" w:rsidR="00A04EB4" w:rsidRDefault="00A04EB4" w:rsidP="00A04EB4">
      <w:pPr>
        <w:pStyle w:val="BodyText"/>
      </w:pPr>
    </w:p>
    <w:p w14:paraId="365C92FD" w14:textId="77777777" w:rsidR="00A04EB4" w:rsidRPr="007E5745" w:rsidRDefault="00A04EB4" w:rsidP="00A04EB4">
      <w:pPr>
        <w:pStyle w:val="BodyText"/>
      </w:pPr>
      <w:r>
        <w:t>It would be fair to say that the</w:t>
      </w:r>
      <w:r w:rsidRPr="007E5745">
        <w:t xml:space="preserve"> history of moving images presents a series of cyclical phenomena, or repeating </w:t>
      </w:r>
      <w:r w:rsidRPr="00727260">
        <w:t>commonplaces</w:t>
      </w:r>
      <w:r w:rsidRPr="000C366D">
        <w:rPr>
          <w:rStyle w:val="FootnoteReference"/>
        </w:rPr>
        <w:footnoteReference w:id="33"/>
      </w:r>
      <w:r w:rsidRPr="00AB431D">
        <w:t xml:space="preserve"> </w:t>
      </w:r>
      <w:r w:rsidRPr="007E5745">
        <w:t xml:space="preserve">– which, when placed side by side, might induce in the media historian a sense of </w:t>
      </w:r>
      <w:r w:rsidRPr="007E5745">
        <w:rPr>
          <w:i/>
          <w:iCs/>
        </w:rPr>
        <w:t>déjà vu</w:t>
      </w:r>
      <w:r w:rsidRPr="007E5745">
        <w:t xml:space="preserve">. </w:t>
      </w:r>
      <w:r>
        <w:t>Erkki Huhtamo</w:t>
      </w:r>
      <w:r w:rsidRPr="007E5745">
        <w:t xml:space="preserve"> uses as an example the similar reactions from the audience watching Étienne Gaspard Robertson’s </w:t>
      </w:r>
      <w:r w:rsidRPr="007E5745">
        <w:rPr>
          <w:i/>
        </w:rPr>
        <w:t>Fantasmagorie</w:t>
      </w:r>
      <w:r w:rsidRPr="007E5745">
        <w:t xml:space="preserve"> shows in Paris towards the end of the 18</w:t>
      </w:r>
      <w:r w:rsidRPr="00E6739C">
        <w:t>th</w:t>
      </w:r>
      <w:r w:rsidRPr="007E5745">
        <w:t xml:space="preserve"> century, and the first presentation of the </w:t>
      </w:r>
      <w:r w:rsidRPr="007E5745">
        <w:rPr>
          <w:i/>
        </w:rPr>
        <w:t>Cinématographe</w:t>
      </w:r>
      <w:r w:rsidRPr="007E5745">
        <w:t xml:space="preserve"> by the Lumiére brothers, famously showing a train arriving at a train station (</w:t>
      </w:r>
      <w:r w:rsidRPr="007E5745">
        <w:rPr>
          <w:i/>
        </w:rPr>
        <w:t>L'Arrivée d'un train à La Ciotat</w:t>
      </w:r>
      <w:r w:rsidRPr="007E5745">
        <w:t xml:space="preserve">, 1895). </w:t>
      </w:r>
      <w:r>
        <w:t>Huhtamo</w:t>
      </w:r>
      <w:r w:rsidRPr="007E5745">
        <w:t xml:space="preserve"> also draws similarities to a more recent display of such immersive performances, the </w:t>
      </w:r>
      <w:r>
        <w:t>‘</w:t>
      </w:r>
      <w:r w:rsidRPr="007E5745">
        <w:t xml:space="preserve">stereoscopic movie spectacle </w:t>
      </w:r>
      <w:r w:rsidRPr="007E5745">
        <w:rPr>
          <w:i/>
        </w:rPr>
        <w:t>Captain EO</w:t>
      </w:r>
      <w:r w:rsidRPr="007E5745">
        <w:t>, the ‘onslaughting’ aspect of which has been enhanced – in addition to the customary 3-D effects – by laser beams, which are released as if from the screen world to the audience space</w:t>
      </w:r>
      <w:r>
        <w:t>’</w:t>
      </w:r>
      <w:r w:rsidRPr="007E5745">
        <w:t xml:space="preserve">. What connects these seemingly different experiences, is what Huhtamo calls </w:t>
      </w:r>
      <w:r w:rsidRPr="007E5745">
        <w:rPr>
          <w:i/>
        </w:rPr>
        <w:t>topoi</w:t>
      </w:r>
      <w:r w:rsidRPr="007E5745">
        <w:t xml:space="preserve">, what he refers to as commonplace formulas that act as </w:t>
      </w:r>
      <w:r>
        <w:t>‘</w:t>
      </w:r>
      <w:r w:rsidRPr="007E5745">
        <w:t>building blocks of cultural tradition</w:t>
      </w:r>
      <w:r>
        <w:t>’</w:t>
      </w:r>
      <w:r w:rsidRPr="007E5745">
        <w:t>.</w:t>
      </w:r>
      <w:r>
        <w:rPr>
          <w:rStyle w:val="FootnoteReference"/>
          <w:szCs w:val="22"/>
        </w:rPr>
        <w:footnoteReference w:id="34"/>
      </w:r>
    </w:p>
    <w:p w14:paraId="187FD4A5" w14:textId="77777777" w:rsidR="00A04EB4" w:rsidRDefault="00A04EB4" w:rsidP="00A04EB4">
      <w:pPr>
        <w:pStyle w:val="BodyText"/>
      </w:pPr>
    </w:p>
    <w:p w14:paraId="7B0D8485" w14:textId="77777777" w:rsidR="00A04EB4" w:rsidRPr="003F41B7" w:rsidRDefault="00A04EB4" w:rsidP="00A04EB4">
      <w:pPr>
        <w:pStyle w:val="BodyText"/>
      </w:pPr>
      <w:r>
        <w:t>I think it is helpful to use these ideas to consider the way that</w:t>
      </w:r>
      <w:r w:rsidRPr="007E5745">
        <w:t xml:space="preserve"> </w:t>
      </w:r>
      <w:r>
        <w:t>‘</w:t>
      </w:r>
      <w:r w:rsidRPr="007E5745">
        <w:t>topics of media culture… are recurring, cyclical phenomena and discourses that circulate</w:t>
      </w:r>
      <w:r>
        <w:t>’.</w:t>
      </w:r>
      <w:r w:rsidRPr="007E5745">
        <w:t xml:space="preserve"> This allows one to think of moments in media history as </w:t>
      </w:r>
      <w:r>
        <w:t>‘</w:t>
      </w:r>
      <w:r w:rsidRPr="007E5745">
        <w:t>motifs that are recurring – whether as more general cultural phen</w:t>
      </w:r>
      <w:r>
        <w:t>omena… or in more tactical use’. I also want to link to Zielinski’s work  and the notion of an</w:t>
      </w:r>
      <w:r w:rsidRPr="007E5745">
        <w:t xml:space="preserve"> archaeology of videoblogging that </w:t>
      </w:r>
      <w:r>
        <w:t>‘</w:t>
      </w:r>
      <w:r w:rsidRPr="007E5745">
        <w:t>does not follow a divine plan</w:t>
      </w:r>
      <w:r>
        <w:t>’</w:t>
      </w:r>
      <w:r w:rsidRPr="007E5745">
        <w:t xml:space="preserve"> but instead acknowledges </w:t>
      </w:r>
      <w:r>
        <w:t>‘</w:t>
      </w:r>
      <w:r w:rsidRPr="007E5745">
        <w:t>an interest in and a need for new ways of understanding media c</w:t>
      </w:r>
      <w:r>
        <w:t>ultures outside the mainstream’.</w:t>
      </w:r>
      <w:r>
        <w:rPr>
          <w:rStyle w:val="FootnoteReference"/>
        </w:rPr>
        <w:footnoteReference w:id="35"/>
      </w:r>
      <w:r w:rsidRPr="007E5745">
        <w:t xml:space="preserve"> In other words, I </w:t>
      </w:r>
      <w:r>
        <w:t xml:space="preserve">am </w:t>
      </w:r>
      <w:r w:rsidRPr="007E5745">
        <w:t xml:space="preserve">interested in </w:t>
      </w:r>
      <w:r>
        <w:t>tracing</w:t>
      </w:r>
      <w:r w:rsidRPr="007E5745">
        <w:t xml:space="preserve"> the development of certain </w:t>
      </w:r>
      <w:r w:rsidRPr="007E5745">
        <w:rPr>
          <w:i/>
        </w:rPr>
        <w:t>motifs</w:t>
      </w:r>
      <w:r w:rsidRPr="007E5745">
        <w:t xml:space="preserve"> that can be seen as recurring in the history of film, video and digital media. </w:t>
      </w:r>
      <w:r>
        <w:t>The</w:t>
      </w:r>
      <w:r w:rsidRPr="007E5745">
        <w:t xml:space="preserve">se </w:t>
      </w:r>
      <w:r>
        <w:t>often fall</w:t>
      </w:r>
      <w:r w:rsidRPr="007E5745">
        <w:t xml:space="preserve"> into the following </w:t>
      </w:r>
      <w:r>
        <w:t>forms</w:t>
      </w:r>
      <w:r w:rsidRPr="007E5745">
        <w:t xml:space="preserve">; (i) </w:t>
      </w:r>
      <w:r w:rsidRPr="007E5745">
        <w:rPr>
          <w:i/>
        </w:rPr>
        <w:t>significant technological advances</w:t>
      </w:r>
      <w:r w:rsidRPr="007E5745">
        <w:t xml:space="preserve">, </w:t>
      </w:r>
      <w:r>
        <w:t xml:space="preserve">in this case </w:t>
      </w:r>
      <w:r w:rsidRPr="007E5745">
        <w:t>small, handheld cameras, making portability</w:t>
      </w:r>
      <w:r w:rsidRPr="007E5745">
        <w:rPr>
          <w:i/>
        </w:rPr>
        <w:t xml:space="preserve"> </w:t>
      </w:r>
      <w:r w:rsidRPr="007E5745">
        <w:t>and</w:t>
      </w:r>
      <w:r w:rsidRPr="007E5745">
        <w:rPr>
          <w:i/>
        </w:rPr>
        <w:t xml:space="preserve"> </w:t>
      </w:r>
      <w:r w:rsidRPr="007E5745">
        <w:t xml:space="preserve">mobility not only possible, but desired; (ii) </w:t>
      </w:r>
      <w:r w:rsidRPr="007E5745">
        <w:rPr>
          <w:i/>
        </w:rPr>
        <w:t>the relationship between technical change and aesthetic change</w:t>
      </w:r>
      <w:r w:rsidRPr="007E5745">
        <w:t xml:space="preserve">, for instance the employment/development of certain narrative techniques, such as talking directly to the camera, as opposed to the more traditional voice-of-god-style of narrative; (iii) </w:t>
      </w:r>
      <w:r w:rsidRPr="007E5745">
        <w:rPr>
          <w:i/>
        </w:rPr>
        <w:t>community</w:t>
      </w:r>
      <w:r w:rsidRPr="007E5745">
        <w:t xml:space="preserve">, the coming together of individuals to form communities of practice, experimentation and technical expertise. </w:t>
      </w:r>
      <w:r>
        <w:t>Indeed, the</w:t>
      </w:r>
      <w:r w:rsidRPr="007E5745">
        <w:t xml:space="preserve"> videobloggers </w:t>
      </w:r>
      <w:r>
        <w:t>might</w:t>
      </w:r>
      <w:r w:rsidRPr="007E5745">
        <w:t xml:space="preserve"> have seen themselves as </w:t>
      </w:r>
      <w:r>
        <w:t>pioneers in a new visual medium</w:t>
      </w:r>
      <w:r w:rsidRPr="007E5745">
        <w:t>, but these motifs appear in many previous instantiations of amateur video production, both past and presen</w:t>
      </w:r>
      <w:r>
        <w:t>t, and by reflecting on the similarities and differences we can learn a lot about the motivations, trajectories and inspirations for the subsequent development of videoblogging. Nonetheless, it is helpful to follow the call to start in the middle ‘</w:t>
      </w:r>
      <w:r w:rsidRPr="007E5745">
        <w:t>from the entanglement o</w:t>
      </w:r>
      <w:r>
        <w:t xml:space="preserve">f past and present’ and </w:t>
      </w:r>
      <w:r w:rsidRPr="007E5745">
        <w:t xml:space="preserve">explore </w:t>
      </w:r>
      <w:r>
        <w:t>‘</w:t>
      </w:r>
      <w:r w:rsidRPr="007E5745">
        <w:t>the part-futures and future-pasts, as well as parallel side</w:t>
      </w:r>
      <w:r>
        <w:t>-</w:t>
      </w:r>
      <w:r w:rsidRPr="007E5745">
        <w:t>lines of media archaeology.</w:t>
      </w:r>
      <w:r>
        <w:t>’</w:t>
      </w:r>
      <w:r>
        <w:rPr>
          <w:rStyle w:val="FootnoteReference"/>
        </w:rPr>
        <w:footnoteReference w:id="36"/>
      </w:r>
      <w:r w:rsidRPr="007E5745">
        <w:t xml:space="preserve"> </w:t>
      </w:r>
      <w:r>
        <w:t>This</w:t>
      </w:r>
      <w:r w:rsidRPr="007E5745">
        <w:t xml:space="preserve"> should not distract from seeing what is distinctive in particular historical constellations around media-forms. That is, that although there may be similarities and continuities, there are also discontinuities and disjunctions.</w:t>
      </w:r>
      <w:r>
        <w:t xml:space="preserve"> </w:t>
      </w:r>
      <w:r w:rsidRPr="007E5745">
        <w:tab/>
      </w:r>
    </w:p>
    <w:p w14:paraId="50A1E690" w14:textId="77777777" w:rsidR="00A04EB4" w:rsidRDefault="00A04EB4" w:rsidP="00A04EB4">
      <w:pPr>
        <w:pStyle w:val="BodyText"/>
      </w:pPr>
    </w:p>
    <w:p w14:paraId="6E171314" w14:textId="77777777" w:rsidR="00A04EB4" w:rsidRDefault="00A04EB4" w:rsidP="00A04EB4">
      <w:pPr>
        <w:pStyle w:val="BodyText"/>
      </w:pPr>
      <w:r>
        <w:t>To illustrate the way in which videoblogging sought continuities as well as contrasts with previous media forms, take the example of</w:t>
      </w:r>
      <w:r w:rsidRPr="007E5745">
        <w:t xml:space="preserve"> a discussion on the videoblogging email list in November 2009</w:t>
      </w:r>
      <w:r>
        <w:t>. Here, Rupert Howe</w:t>
      </w:r>
      <w:r w:rsidRPr="007E5745">
        <w:t xml:space="preserve"> made a point that a video he had watched that morning </w:t>
      </w:r>
      <w:r>
        <w:t>‘</w:t>
      </w:r>
      <w:r w:rsidRPr="007E5745">
        <w:t>however pretentious you may think this sounds… really [is] carrying forward and reinventing the tradition of observational documentary filmmaking that can be traced back through Direct Cinema, Cinema Verité and Kino</w:t>
      </w:r>
      <w:r>
        <w:t xml:space="preserve"> Pravda all the way to the Lumi</w:t>
      </w:r>
      <w:r w:rsidRPr="007E5745">
        <w:t>ére brothers’ first films</w:t>
      </w:r>
      <w:r>
        <w:t>’. This was not the only comment of its kind to be made on the email list. The other members often brought up cinematic styles or theories – drawing comparisons with videoblogging or recognising the debt their practice owed to video and film pioneers of the past. For instance, as commented by Adrian Miles</w:t>
      </w:r>
      <w:r w:rsidRPr="007E5745">
        <w:t xml:space="preserve"> on the </w:t>
      </w:r>
      <w:r>
        <w:t xml:space="preserve">email </w:t>
      </w:r>
      <w:r w:rsidRPr="007E5745">
        <w:t>list in February 2005</w:t>
      </w:r>
      <w:r>
        <w:t>, there were clear</w:t>
      </w:r>
      <w:r w:rsidRPr="007E5745">
        <w:t xml:space="preserve"> attempt</w:t>
      </w:r>
      <w:r>
        <w:t>s made</w:t>
      </w:r>
      <w:r w:rsidRPr="007E5745">
        <w:t xml:space="preserve"> to position videoblogging in a wi</w:t>
      </w:r>
      <w:r>
        <w:t>der history of film and cinema. As he argued;</w:t>
      </w:r>
    </w:p>
    <w:p w14:paraId="0643CE45" w14:textId="77777777" w:rsidR="00A04EB4" w:rsidRDefault="00A04EB4" w:rsidP="00A04EB4">
      <w:pPr>
        <w:pStyle w:val="BlockQuote"/>
      </w:pPr>
      <w:r>
        <w:t>T</w:t>
      </w:r>
      <w:r w:rsidRPr="007E5745">
        <w:t>here’s Astruc’s famous camera stylo… Chris Marker’s experiments with</w:t>
      </w:r>
      <w:r>
        <w:t xml:space="preserve"> video (he has whole series of two and three</w:t>
      </w:r>
      <w:r w:rsidRPr="007E5745">
        <w:t xml:space="preserve"> minute works that to a contemporary eye are vogs), and of course Vertov’s numerous manifestos and dreams in the 1920s where he explicitly called for filmmakers to be distributed everywhere contributing from everywhere and the work being collated and shown nationally. What he was describing of course </w:t>
      </w:r>
      <w:r>
        <w:t>we would recognise as CNN.</w:t>
      </w:r>
      <w:r>
        <w:rPr>
          <w:rStyle w:val="FootnoteReference"/>
        </w:rPr>
        <w:footnoteReference w:id="37"/>
      </w:r>
    </w:p>
    <w:p w14:paraId="724CE509" w14:textId="77777777" w:rsidR="00A04EB4" w:rsidRPr="006B0484" w:rsidRDefault="00A04EB4" w:rsidP="00A04EB4">
      <w:pPr>
        <w:pStyle w:val="BodyText"/>
      </w:pPr>
      <w:r w:rsidRPr="007E5745">
        <w:t>In many ways, then, there was certainly</w:t>
      </w:r>
      <w:r>
        <w:t xml:space="preserve"> a</w:t>
      </w:r>
      <w:r w:rsidRPr="007E5745">
        <w:t xml:space="preserve"> knowledge of early forms of cinema amongst the videobloggers, and some of the early videoblogger practices could be mapped onto Vertov’s checklist, including </w:t>
      </w:r>
      <w:r>
        <w:t>‘</w:t>
      </w:r>
      <w:r w:rsidRPr="007E5745">
        <w:t>rapid means of transport, highly sensitive film stock, light handheld film cameras, equally light lighting equipment and a crew of super-swif</w:t>
      </w:r>
      <w:r>
        <w:t>t cinema reporters’.</w:t>
      </w:r>
      <w:r>
        <w:rPr>
          <w:rStyle w:val="FootnoteReference"/>
        </w:rPr>
        <w:footnoteReference w:id="38"/>
      </w:r>
      <w:r w:rsidRPr="007E5745">
        <w:t xml:space="preserve"> </w:t>
      </w:r>
    </w:p>
    <w:p w14:paraId="0AFB7E69" w14:textId="77777777" w:rsidR="00A04EB4" w:rsidRPr="007E5745" w:rsidRDefault="00A04EB4" w:rsidP="00A04EB4">
      <w:pPr>
        <w:pStyle w:val="BodyText"/>
      </w:pPr>
    </w:p>
    <w:p w14:paraId="6D2D4A99" w14:textId="77777777" w:rsidR="00A04EB4" w:rsidRPr="007E5745" w:rsidRDefault="00A04EB4" w:rsidP="00A04EB4">
      <w:pPr>
        <w:pStyle w:val="BodyText"/>
      </w:pPr>
      <w:r>
        <w:t>I believe it is crucial to position videoblogging within the context of this history of</w:t>
      </w:r>
      <w:r w:rsidRPr="007E5745">
        <w:t xml:space="preserve"> early cinema</w:t>
      </w:r>
      <w:r>
        <w:t>.</w:t>
      </w:r>
      <w:r w:rsidRPr="007E5745">
        <w:t xml:space="preserve"> </w:t>
      </w:r>
      <w:r>
        <w:t>A</w:t>
      </w:r>
      <w:r w:rsidRPr="007E5745">
        <w:t xml:space="preserve">s </w:t>
      </w:r>
      <w:r>
        <w:t>others</w:t>
      </w:r>
      <w:r w:rsidRPr="007E5745">
        <w:t xml:space="preserve"> argued, </w:t>
      </w:r>
      <w:r>
        <w:t>‘most s</w:t>
      </w:r>
      <w:r w:rsidRPr="007E5745">
        <w:t>o-called new media have been imagined from a cinematic metaphor</w:t>
      </w:r>
      <w:r>
        <w:t>’</w:t>
      </w:r>
      <w:r w:rsidRPr="007E5745">
        <w:t>.</w:t>
      </w:r>
      <w:r>
        <w:rPr>
          <w:rStyle w:val="FootnoteReference"/>
          <w:szCs w:val="22"/>
        </w:rPr>
        <w:footnoteReference w:id="39"/>
      </w:r>
      <w:r w:rsidRPr="007E5745">
        <w:t xml:space="preserve"> </w:t>
      </w:r>
      <w:r>
        <w:t>Indeed</w:t>
      </w:r>
      <w:r w:rsidRPr="007E5745">
        <w:t xml:space="preserve">, cinema </w:t>
      </w:r>
      <w:r>
        <w:t xml:space="preserve">itself </w:t>
      </w:r>
      <w:r w:rsidRPr="007E5745">
        <w:t xml:space="preserve">exists in what </w:t>
      </w:r>
      <w:r>
        <w:t>Rodowick</w:t>
      </w:r>
      <w:r w:rsidRPr="007E5745">
        <w:t xml:space="preserve"> calls an </w:t>
      </w:r>
      <w:r>
        <w:t>‘</w:t>
      </w:r>
      <w:r w:rsidRPr="007E5745">
        <w:t>expanded field</w:t>
      </w:r>
      <w:r>
        <w:t>’</w:t>
      </w:r>
      <w:r w:rsidRPr="007E5745">
        <w:t xml:space="preserve"> – which means that entertainment was not necessarily cinema’s intended function, rather, </w:t>
      </w:r>
      <w:r>
        <w:t>‘</w:t>
      </w:r>
      <w:r w:rsidRPr="007E5745">
        <w:t>there have been very distinct uses of the cinematograph and the moving image, as well as of the recording and reproducing technologies associated with them, other than in the entertainment industries</w:t>
      </w:r>
      <w:r>
        <w:t>’</w:t>
      </w:r>
      <w:r w:rsidRPr="007E5745">
        <w:t xml:space="preserve">. Elsaesser </w:t>
      </w:r>
      <w:r>
        <w:t>gives the example of</w:t>
      </w:r>
      <w:r w:rsidRPr="007E5745">
        <w:t xml:space="preserve"> cinema’s medical and scientific use, military and surveillance use, censoring, monitoring as well as </w:t>
      </w:r>
      <w:r>
        <w:t>‘</w:t>
      </w:r>
      <w:r w:rsidRPr="007E5745">
        <w:t>the sensory-motor coordination of the h</w:t>
      </w:r>
      <w:r>
        <w:t>uman body in classical cinema.’</w:t>
      </w:r>
      <w:r>
        <w:rPr>
          <w:rStyle w:val="FootnoteReference"/>
          <w:szCs w:val="22"/>
        </w:rPr>
        <w:footnoteReference w:id="40"/>
      </w:r>
      <w:r w:rsidRPr="007E5745">
        <w:t xml:space="preserve"> Renov </w:t>
      </w:r>
      <w:r>
        <w:t>further reflects on</w:t>
      </w:r>
      <w:r w:rsidRPr="007E5745">
        <w:t xml:space="preserve"> cinema’s </w:t>
      </w:r>
      <w:r>
        <w:t>‘</w:t>
      </w:r>
      <w:r w:rsidRPr="007E5745">
        <w:t>potential for the observation and investigation of people and o</w:t>
      </w:r>
      <w:r>
        <w:t>f social/historical phenomena’</w:t>
      </w:r>
      <w:r w:rsidRPr="007E5745">
        <w:t>.</w:t>
      </w:r>
      <w:r>
        <w:rPr>
          <w:rStyle w:val="FootnoteReference"/>
          <w:szCs w:val="22"/>
        </w:rPr>
        <w:footnoteReference w:id="41"/>
      </w:r>
      <w:r w:rsidRPr="007E5745">
        <w:t xml:space="preserve"> Tom Gunning argues along similar lines, pointing out that a </w:t>
      </w:r>
      <w:r>
        <w:t>‘</w:t>
      </w:r>
      <w:r w:rsidRPr="007E5745">
        <w:t>full understanding of film’s relation to technology demands more than a longer span of diachronic history</w:t>
      </w:r>
      <w:r>
        <w:t>’</w:t>
      </w:r>
      <w:r w:rsidRPr="007E5745">
        <w:t xml:space="preserve"> and that, instead, the history of film needs to be read alongside a </w:t>
      </w:r>
      <w:r>
        <w:t>‘</w:t>
      </w:r>
      <w:r w:rsidRPr="007E5745">
        <w:t>wider system of interlocking technologies which compose the</w:t>
      </w:r>
      <w:r>
        <w:t xml:space="preserve"> terrain of modern experience’</w:t>
      </w:r>
      <w:r w:rsidRPr="007E5745">
        <w:t>.</w:t>
      </w:r>
      <w:r w:rsidRPr="007E5745">
        <w:rPr>
          <w:rStyle w:val="FootnoteReference"/>
          <w:szCs w:val="22"/>
        </w:rPr>
        <w:footnoteReference w:id="42"/>
      </w:r>
      <w:r w:rsidRPr="007E5745">
        <w:t xml:space="preserve"> </w:t>
      </w:r>
      <w:r>
        <w:t xml:space="preserve">These observations apply equally to the development of videoblogging, which has become more important as a cultural practice in recent years. </w:t>
      </w:r>
    </w:p>
    <w:p w14:paraId="7D93C238" w14:textId="77777777" w:rsidR="00A04EB4" w:rsidRDefault="00A04EB4" w:rsidP="00A04EB4">
      <w:pPr>
        <w:pStyle w:val="BodyText"/>
      </w:pPr>
    </w:p>
    <w:p w14:paraId="288EDB40" w14:textId="77777777" w:rsidR="00A04EB4" w:rsidRDefault="00A04EB4" w:rsidP="00A04EB4">
      <w:pPr>
        <w:pStyle w:val="BodyText"/>
      </w:pPr>
      <w:r>
        <w:t>Here it is worth mentioning Steve Neale’s approach to cinema, which is important for the way he bridges two separate schools of thought in cinema history; the first in which film technology is treated as ‘a self-contained sphere with a self-contained history’, a chronological account in which ‘each new feature or process either displaces those already in existence or else simply adds to them, increasing the stock of technical resources available’; the second being completely engrossed with the concept of realism and the indexical which ‘works from the premise that the sounds and images comprising films are linked ontologically to the objects that the microphone and camera record’. Neale draws on the theories of Bazin and Kracauer, which explore a contradictory and troubled relationship with technology. Here, the advances in technology allow for more realistic cinema, yet this increased use of technology leads to it’s complete disappearance, with representation and technology being repressed, along with the film industry itself. Neale develops a ‘counter-approach’ by locating technological innovation within aesthetic, ideological and economic, scientific and technical contexts, all of which exist within the broad umbrella of the film industry.</w:t>
      </w:r>
      <w:r>
        <w:rPr>
          <w:rStyle w:val="FootnoteReference"/>
        </w:rPr>
        <w:footnoteReference w:id="43"/>
      </w:r>
    </w:p>
    <w:p w14:paraId="0B7DF84D" w14:textId="77777777" w:rsidR="00A04EB4" w:rsidRDefault="00A04EB4" w:rsidP="00A04EB4">
      <w:pPr>
        <w:pStyle w:val="BodyText"/>
      </w:pPr>
    </w:p>
    <w:p w14:paraId="7AAB5179" w14:textId="77777777" w:rsidR="00A04EB4" w:rsidRPr="006B0484" w:rsidRDefault="00A04EB4" w:rsidP="00A04EB4">
      <w:pPr>
        <w:pStyle w:val="BodyText"/>
      </w:pPr>
      <w:r>
        <w:t>Of course, the invention of the movie camera and the subsequent development of film have had far reaching effects on what we now call the cultural industries, but also on the growth and reach of amateur cultural production. In this context, the movie camera and – later – the video camera allowed ordinary people the opportunity to create moving images, whether within the context of the home, or in a wider societal context. As mentioned above, Vertov’s ‘</w:t>
      </w:r>
      <w:r w:rsidRPr="007E5745">
        <w:t>checklist</w:t>
      </w:r>
      <w:r>
        <w:t>’</w:t>
      </w:r>
      <w:r w:rsidRPr="007E5745">
        <w:t xml:space="preserve"> for </w:t>
      </w:r>
      <w:r w:rsidRPr="007E5745">
        <w:rPr>
          <w:i/>
        </w:rPr>
        <w:t xml:space="preserve">Man </w:t>
      </w:r>
      <w:r>
        <w:rPr>
          <w:i/>
        </w:rPr>
        <w:t>W</w:t>
      </w:r>
      <w:r w:rsidRPr="007E5745">
        <w:rPr>
          <w:i/>
        </w:rPr>
        <w:t xml:space="preserve">ith </w:t>
      </w:r>
      <w:r>
        <w:rPr>
          <w:i/>
        </w:rPr>
        <w:t>A</w:t>
      </w:r>
      <w:r w:rsidRPr="007E5745">
        <w:rPr>
          <w:i/>
        </w:rPr>
        <w:t xml:space="preserve"> </w:t>
      </w:r>
      <w:r>
        <w:rPr>
          <w:i/>
        </w:rPr>
        <w:t>M</w:t>
      </w:r>
      <w:r w:rsidRPr="007E5745">
        <w:rPr>
          <w:i/>
        </w:rPr>
        <w:t xml:space="preserve">ovie </w:t>
      </w:r>
      <w:r>
        <w:rPr>
          <w:i/>
        </w:rPr>
        <w:t>C</w:t>
      </w:r>
      <w:r w:rsidRPr="007E5745">
        <w:rPr>
          <w:i/>
        </w:rPr>
        <w:t>amera</w:t>
      </w:r>
      <w:r w:rsidRPr="007E5745">
        <w:t xml:space="preserve"> has inspired many </w:t>
      </w:r>
      <w:r>
        <w:t>subsequent manifestos for film</w:t>
      </w:r>
      <w:r w:rsidRPr="007E5745">
        <w:t xml:space="preserve">making and film-makers. </w:t>
      </w:r>
      <w:r>
        <w:t>Vertov’s distinctive kind of</w:t>
      </w:r>
      <w:r w:rsidRPr="007E5745">
        <w:t xml:space="preserve"> self-reflective cinema</w:t>
      </w:r>
      <w:r>
        <w:t>,</w:t>
      </w:r>
      <w:r w:rsidRPr="007E5745">
        <w:t xml:space="preserve"> </w:t>
      </w:r>
      <w:r>
        <w:t>in which the viewer identifies themselves</w:t>
      </w:r>
      <w:r w:rsidRPr="007E5745">
        <w:t xml:space="preserve"> with the filmmaking process, </w:t>
      </w:r>
      <w:r>
        <w:t>doesn’t</w:t>
      </w:r>
      <w:r w:rsidRPr="007E5745">
        <w:t xml:space="preserve"> reappear </w:t>
      </w:r>
      <w:r>
        <w:t>until</w:t>
      </w:r>
      <w:r w:rsidRPr="007E5745">
        <w:t xml:space="preserve"> the end of the 1950s</w:t>
      </w:r>
      <w:r>
        <w:t>, most notably</w:t>
      </w:r>
      <w:r w:rsidRPr="007E5745">
        <w:t xml:space="preserve"> in the work </w:t>
      </w:r>
      <w:r>
        <w:t>of filmmakers like Chris Marker or</w:t>
      </w:r>
      <w:r w:rsidRPr="007E5745">
        <w:t xml:space="preserve"> Jean-Luc Godard</w:t>
      </w:r>
      <w:r>
        <w:t>, described</w:t>
      </w:r>
      <w:r w:rsidRPr="004C3BB3">
        <w:t xml:space="preserve"> the 1972 translation of Vertov’s writings as the ‘cinematic equivalent of Chairman Mao’s ‘Little Red Book.’</w:t>
      </w:r>
      <w:r w:rsidRPr="004C3BB3">
        <w:rPr>
          <w:vertAlign w:val="superscript"/>
        </w:rPr>
        <w:footnoteReference w:id="44"/>
      </w:r>
      <w:r>
        <w:t xml:space="preserve"> </w:t>
      </w:r>
      <w:r w:rsidRPr="007E5745">
        <w:t>Verto</w:t>
      </w:r>
      <w:r>
        <w:t>v</w:t>
      </w:r>
      <w:r w:rsidRPr="007E5745">
        <w:t xml:space="preserve">’s </w:t>
      </w:r>
      <w:r>
        <w:t>influence</w:t>
      </w:r>
      <w:r w:rsidRPr="007E5745">
        <w:t xml:space="preserve"> can also be seen reflected in the </w:t>
      </w:r>
      <w:r w:rsidRPr="007E5745">
        <w:rPr>
          <w:i/>
        </w:rPr>
        <w:t>Dogme manifesto</w:t>
      </w:r>
      <w:r w:rsidRPr="007E5745">
        <w:t xml:space="preserve"> (</w:t>
      </w:r>
      <w:r>
        <w:t xml:space="preserve">written by Lars </w:t>
      </w:r>
      <w:r w:rsidRPr="007E5745">
        <w:t xml:space="preserve">von Trier and </w:t>
      </w:r>
      <w:r>
        <w:t xml:space="preserve">Thomas </w:t>
      </w:r>
      <w:r w:rsidRPr="007E5745">
        <w:t xml:space="preserve">Vinterberg </w:t>
      </w:r>
      <w:r>
        <w:t xml:space="preserve">in </w:t>
      </w:r>
      <w:r w:rsidRPr="007E5745">
        <w:t xml:space="preserve">1995) and the </w:t>
      </w:r>
      <w:r>
        <w:t>‘</w:t>
      </w:r>
      <w:r w:rsidRPr="007E5745">
        <w:t>10 Golden Rules of Lomography</w:t>
      </w:r>
      <w:r>
        <w:t>’</w:t>
      </w:r>
      <w:r w:rsidRPr="007E5745">
        <w:t>, which encourages a similar method for capt</w:t>
      </w:r>
      <w:r>
        <w:t>uring photography, based on 10 ‘anti-rules’, ‘</w:t>
      </w:r>
      <w:r w:rsidRPr="007E5745">
        <w:t xml:space="preserve">clearly intended to offer resistance to </w:t>
      </w:r>
      <w:r>
        <w:t>the ways in which the rules of “</w:t>
      </w:r>
      <w:r w:rsidRPr="007E5745">
        <w:t>professional photography</w:t>
      </w:r>
      <w:r>
        <w:t>”</w:t>
      </w:r>
      <w:r w:rsidRPr="007E5745">
        <w:t xml:space="preserve"> repress </w:t>
      </w:r>
      <w:r>
        <w:t>“</w:t>
      </w:r>
      <w:r w:rsidRPr="007E5745">
        <w:t>ordinary</w:t>
      </w:r>
      <w:r>
        <w:t>”</w:t>
      </w:r>
      <w:r w:rsidRPr="007E5745">
        <w:t xml:space="preserve"> creativity and continually redraw the boundaries bet</w:t>
      </w:r>
      <w:r>
        <w:t>ween amateur and professional’</w:t>
      </w:r>
      <w:r w:rsidRPr="007E5745">
        <w:t>.</w:t>
      </w:r>
      <w:r>
        <w:rPr>
          <w:rStyle w:val="FootnoteReference"/>
          <w:szCs w:val="22"/>
        </w:rPr>
        <w:footnoteReference w:id="45"/>
      </w:r>
      <w:r w:rsidRPr="007E5745">
        <w:t xml:space="preserve"> Vertov continues to inspire film and photography movements in the digital age.</w:t>
      </w:r>
      <w:r>
        <w:rPr>
          <w:rStyle w:val="FootnoteReference"/>
          <w:szCs w:val="22"/>
        </w:rPr>
        <w:footnoteReference w:id="46"/>
      </w:r>
      <w:r w:rsidRPr="007E5745">
        <w:t xml:space="preserve"> Here though, I want to draw attention to its use as an inspiration directly for videoblogging</w:t>
      </w:r>
      <w:r>
        <w:t>, particularly,</w:t>
      </w:r>
      <w:r w:rsidRPr="007E5745">
        <w:t xml:space="preserve"> Adrian Miles’ </w:t>
      </w:r>
      <w:r w:rsidRPr="007E5745">
        <w:rPr>
          <w:i/>
        </w:rPr>
        <w:t>Vogma Manifesto</w:t>
      </w:r>
      <w:r>
        <w:t xml:space="preserve">, </w:t>
      </w:r>
      <w:r w:rsidRPr="007E5745">
        <w:t xml:space="preserve">a list of </w:t>
      </w:r>
      <w:r>
        <w:t>‘</w:t>
      </w:r>
      <w:r w:rsidRPr="007E5745">
        <w:t>commandments</w:t>
      </w:r>
      <w:r>
        <w:t>’ for early videoblogs</w:t>
      </w:r>
      <w:r w:rsidRPr="007E5745">
        <w:t xml:space="preserve">, and </w:t>
      </w:r>
      <w:r>
        <w:t>Pedersen and Shoot’s</w:t>
      </w:r>
      <w:r w:rsidRPr="007E5745">
        <w:rPr>
          <w:i/>
        </w:rPr>
        <w:t xml:space="preserve"> Lumiere Manifest</w:t>
      </w:r>
      <w:r>
        <w:rPr>
          <w:i/>
        </w:rPr>
        <w:t>o</w:t>
      </w:r>
      <w:r>
        <w:t>. The videobloggers drew on this cinematic history and made a point of connecting lineage to it. Miles even went as far as proclaiming that videoblogging, or vogs as he called them, were ‘Dziga V</w:t>
      </w:r>
      <w:r w:rsidRPr="006C6B0D">
        <w:t>ertov with a mac and a modem</w:t>
      </w:r>
      <w:r>
        <w:t>.’</w:t>
      </w:r>
      <w:r>
        <w:rPr>
          <w:rStyle w:val="FootnoteReference"/>
          <w:szCs w:val="22"/>
        </w:rPr>
        <w:footnoteReference w:id="47"/>
      </w:r>
    </w:p>
    <w:p w14:paraId="1961954E" w14:textId="77777777" w:rsidR="00A04EB4" w:rsidRDefault="00A04EB4" w:rsidP="00A04EB4">
      <w:pPr>
        <w:pStyle w:val="BodyText"/>
      </w:pPr>
    </w:p>
    <w:p w14:paraId="4FA99F09" w14:textId="77777777" w:rsidR="00A04EB4" w:rsidRPr="007E5745" w:rsidRDefault="00A04EB4" w:rsidP="00A04EB4">
      <w:pPr>
        <w:pStyle w:val="BodyText"/>
      </w:pPr>
      <w:r w:rsidRPr="007E5745">
        <w:t xml:space="preserve">Where Vertov concentrated on the visual power of cinema, with the camera as an enhanced eye through which the world could be captured, the French critic and film director Alexandre Astruc conceived of the camera in a more literary tradition, as a pen, which he called the </w:t>
      </w:r>
      <w:r w:rsidRPr="007E5745">
        <w:rPr>
          <w:i/>
        </w:rPr>
        <w:t>caméra-styló</w:t>
      </w:r>
      <w:r>
        <w:t xml:space="preserve">, another cinematic metaphor </w:t>
      </w:r>
      <w:r w:rsidRPr="00C6226E">
        <w:rPr>
          <w:lang w:val="en-US"/>
        </w:rPr>
        <w:t xml:space="preserve">frequently referred to on the </w:t>
      </w:r>
      <w:r>
        <w:rPr>
          <w:lang w:val="en-US"/>
        </w:rPr>
        <w:t>videoblogging email list.</w:t>
      </w:r>
      <w:r w:rsidRPr="00C6226E">
        <w:rPr>
          <w:lang w:val="en-US"/>
        </w:rPr>
        <w:t xml:space="preserve"> </w:t>
      </w:r>
      <w:r>
        <w:rPr>
          <w:lang w:val="en-US"/>
        </w:rPr>
        <w:t>Miles, for instance,</w:t>
      </w:r>
      <w:r w:rsidRPr="00C6226E">
        <w:rPr>
          <w:lang w:val="en-US"/>
        </w:rPr>
        <w:t xml:space="preserve"> </w:t>
      </w:r>
      <w:r>
        <w:rPr>
          <w:lang w:val="en-US"/>
        </w:rPr>
        <w:t>remarked that</w:t>
      </w:r>
      <w:r w:rsidRPr="00C6226E">
        <w:rPr>
          <w:lang w:val="en-US"/>
        </w:rPr>
        <w:t xml:space="preserve"> ‘a camera in your phone is pretty much Astruc’s Camera Stylo isn’t it?’</w:t>
      </w:r>
      <w:r>
        <w:t xml:space="preserve"> </w:t>
      </w:r>
      <w:r w:rsidRPr="007E5745">
        <w:t xml:space="preserve">For Astruc, the camera follows the tradition of the literary, where </w:t>
      </w:r>
      <w:r>
        <w:t>‘</w:t>
      </w:r>
      <w:r w:rsidRPr="007E5745">
        <w:t>the idea of the camera as a tool to write with</w:t>
      </w:r>
      <w:r>
        <w:t xml:space="preserve"> – </w:t>
      </w:r>
      <w:r w:rsidRPr="007E5745">
        <w:t>indeed twice over, first when you shoot and then when you w</w:t>
      </w:r>
      <w:r>
        <w:t>rite the film on the timeline’</w:t>
      </w:r>
      <w:r w:rsidRPr="007E5745">
        <w:t xml:space="preserve"> is in focus.</w:t>
      </w:r>
      <w:r>
        <w:rPr>
          <w:rStyle w:val="FootnoteReference"/>
          <w:szCs w:val="22"/>
        </w:rPr>
        <w:footnoteReference w:id="48"/>
      </w:r>
      <w:r>
        <w:t xml:space="preserve"> He argued that cinema</w:t>
      </w:r>
      <w:r w:rsidRPr="007E5745">
        <w:t xml:space="preserve"> develop</w:t>
      </w:r>
      <w:r>
        <w:t>ed</w:t>
      </w:r>
      <w:r w:rsidRPr="007E5745">
        <w:t xml:space="preserve"> a language, much like the ess</w:t>
      </w:r>
      <w:r>
        <w:t>ay or novel had done previously. As Astruc argued,</w:t>
      </w:r>
      <w:r w:rsidRPr="007E5745">
        <w:t xml:space="preserve"> </w:t>
      </w:r>
      <w:r>
        <w:t>‘</w:t>
      </w:r>
      <w:r w:rsidRPr="007E5745">
        <w:t xml:space="preserve">new age of the cinema [is] the age of caméra-styló (camera-pen)… the cinema will gradually break free from the tyranny of what is visual, from the image for its own sake, from the immediate and concrete demands of the narrative, to become a means of writing just as flexible </w:t>
      </w:r>
      <w:r>
        <w:t>and subtle as written language</w:t>
      </w:r>
      <w:r w:rsidRPr="007E5745">
        <w:t>.</w:t>
      </w:r>
      <w:r>
        <w:rPr>
          <w:rStyle w:val="FootnoteReference"/>
          <w:szCs w:val="22"/>
        </w:rPr>
        <w:footnoteReference w:id="49"/>
      </w:r>
    </w:p>
    <w:p w14:paraId="394703F9" w14:textId="77777777" w:rsidR="00A04EB4" w:rsidRPr="007E5745" w:rsidRDefault="00A04EB4" w:rsidP="00A04EB4">
      <w:pPr>
        <w:pStyle w:val="BodyText"/>
      </w:pPr>
    </w:p>
    <w:p w14:paraId="747029EA" w14:textId="77777777" w:rsidR="00A04EB4" w:rsidRDefault="00A04EB4" w:rsidP="00A04EB4">
      <w:pPr>
        <w:pStyle w:val="BodyText"/>
      </w:pPr>
      <w:r w:rsidRPr="007E5745">
        <w:t xml:space="preserve">Astruc imagined that the breakthrough for film and cinema as an art form would not come through the entertainment industry, where it had been treated as a mere </w:t>
      </w:r>
      <w:r>
        <w:t>‘</w:t>
      </w:r>
      <w:r w:rsidRPr="007E5745">
        <w:t>fairground attraction</w:t>
      </w:r>
      <w:r>
        <w:t>’</w:t>
      </w:r>
      <w:r w:rsidRPr="007E5745">
        <w:t xml:space="preserve">, but as </w:t>
      </w:r>
      <w:r>
        <w:t>‘</w:t>
      </w:r>
      <w:r w:rsidRPr="007E5745">
        <w:t>a fundamental tool for human communication</w:t>
      </w:r>
      <w:r>
        <w:t>’</w:t>
      </w:r>
      <w:r w:rsidRPr="007E5745">
        <w:t xml:space="preserve">. </w:t>
      </w:r>
      <w:r w:rsidRPr="00431DA5">
        <w:t>A</w:t>
      </w:r>
      <w:r>
        <w:t>s</w:t>
      </w:r>
      <w:r w:rsidRPr="00431DA5">
        <w:t xml:space="preserve">truc </w:t>
      </w:r>
      <w:r>
        <w:t>further argued that ‘w</w:t>
      </w:r>
      <w:r w:rsidRPr="00431DA5">
        <w:t>ith the development of 16mm and television, the day is not far off when everyone will possess a projector, will go to the local bookstore and hire films written on any subject, of any form, from literary criticism and novels to mathematics, history, and</w:t>
      </w:r>
      <w:r>
        <w:t xml:space="preserve"> general science.’</w:t>
      </w:r>
      <w:r>
        <w:rPr>
          <w:rStyle w:val="FootnoteReference"/>
        </w:rPr>
        <w:footnoteReference w:id="50"/>
      </w:r>
      <w:r>
        <w:t xml:space="preserve"> A</w:t>
      </w:r>
      <w:r w:rsidRPr="007E5745">
        <w:t xml:space="preserve">lthough </w:t>
      </w:r>
      <w:r>
        <w:t>there is no denying how important A</w:t>
      </w:r>
      <w:r w:rsidRPr="007E5745">
        <w:t xml:space="preserve">struc’s remark became </w:t>
      </w:r>
      <w:r>
        <w:t>to the pioneers of th</w:t>
      </w:r>
      <w:r w:rsidRPr="007E5745">
        <w:t xml:space="preserve">e French new wave cinema of the late 1950s and 60s, </w:t>
      </w:r>
      <w:r>
        <w:t>his thoughts</w:t>
      </w:r>
      <w:r w:rsidRPr="007E5745">
        <w:t xml:space="preserve"> just as </w:t>
      </w:r>
      <w:r>
        <w:t>well apply</w:t>
      </w:r>
      <w:r w:rsidRPr="007E5745">
        <w:t xml:space="preserve"> to video</w:t>
      </w:r>
      <w:r>
        <w:t xml:space="preserve"> and the rise of videoblogs</w:t>
      </w:r>
      <w:r w:rsidRPr="007E5745">
        <w:t>.</w:t>
      </w:r>
      <w:r w:rsidRPr="007E5745">
        <w:rPr>
          <w:rStyle w:val="FootnoteReference"/>
          <w:szCs w:val="22"/>
        </w:rPr>
        <w:footnoteReference w:id="51"/>
      </w:r>
      <w:r w:rsidRPr="007E5745">
        <w:t xml:space="preserve"> </w:t>
      </w:r>
    </w:p>
    <w:p w14:paraId="0E04FAA2" w14:textId="77777777" w:rsidR="00A04EB4" w:rsidRDefault="00A04EB4" w:rsidP="00A04EB4">
      <w:pPr>
        <w:pStyle w:val="BodyText"/>
      </w:pPr>
    </w:p>
    <w:p w14:paraId="700FDFCE" w14:textId="77777777" w:rsidR="00A04EB4" w:rsidRPr="007E5745" w:rsidRDefault="00A04EB4" w:rsidP="00A04EB4">
      <w:pPr>
        <w:pStyle w:val="BodyText"/>
      </w:pPr>
      <w:r>
        <w:t xml:space="preserve">Although </w:t>
      </w:r>
      <w:r w:rsidRPr="00FD1F03">
        <w:t xml:space="preserve">Atruc </w:t>
      </w:r>
      <w:r>
        <w:t xml:space="preserve">was correct when he suggested that </w:t>
      </w:r>
      <w:r w:rsidRPr="00FD1F03">
        <w:t>the</w:t>
      </w:r>
      <w:r>
        <w:t>se developments within film and television would revolutionise media</w:t>
      </w:r>
      <w:r w:rsidRPr="00FD1F03">
        <w:t xml:space="preserve">, </w:t>
      </w:r>
      <w:r>
        <w:t>it is also the case that with film, cultural production was itself democratised in new and unforeseen ways. For example, i</w:t>
      </w:r>
      <w:r w:rsidRPr="007E5745">
        <w:t xml:space="preserve">n the 1930s, as part of the consciousness-raising propaganda machine in socialist Soviet Union, Alexandre Medvedkin travelled across the Soviet Union on a </w:t>
      </w:r>
      <w:r w:rsidRPr="007E5745">
        <w:rPr>
          <w:i/>
        </w:rPr>
        <w:t>kino-poezd</w:t>
      </w:r>
      <w:r w:rsidRPr="007E5745">
        <w:t xml:space="preserve">, or ciné-train, consisting of </w:t>
      </w:r>
      <w:r>
        <w:t>‘</w:t>
      </w:r>
      <w:r w:rsidRPr="007E5745">
        <w:t>three train carriages transformed into a film-production studio complete with projection room and living quarters</w:t>
      </w:r>
      <w:r>
        <w:t>’.</w:t>
      </w:r>
      <w:r w:rsidRPr="007E5745">
        <w:rPr>
          <w:rStyle w:val="FootnoteReference"/>
          <w:szCs w:val="22"/>
        </w:rPr>
        <w:footnoteReference w:id="52"/>
      </w:r>
      <w:r w:rsidRPr="007E5745">
        <w:t xml:space="preserve"> Medvedkin’s ciné-train is interesting here because of the production processes that were used.</w:t>
      </w:r>
      <w:r>
        <w:rPr>
          <w:rStyle w:val="FootnoteReference"/>
          <w:szCs w:val="22"/>
        </w:rPr>
        <w:footnoteReference w:id="53"/>
      </w:r>
      <w:r w:rsidRPr="007E5745">
        <w:t xml:space="preserve"> Medvedkin and his team would stay in one place for a few days, make a film and screen it in t</w:t>
      </w:r>
      <w:r>
        <w:t>hat same location. This meant</w:t>
      </w:r>
      <w:r w:rsidRPr="007E5745">
        <w:t xml:space="preserve"> that the feedback loop from conception to completion was very </w:t>
      </w:r>
      <w:r>
        <w:t>tight</w:t>
      </w:r>
      <w:r w:rsidRPr="007E5745">
        <w:t xml:space="preserve"> and that the </w:t>
      </w:r>
      <w:r>
        <w:t xml:space="preserve">intended audience were also the </w:t>
      </w:r>
      <w:r w:rsidRPr="007E5745">
        <w:t>subjects</w:t>
      </w:r>
      <w:r>
        <w:t xml:space="preserve"> of the films</w:t>
      </w:r>
      <w:r w:rsidRPr="007E5745">
        <w:t xml:space="preserve">. </w:t>
      </w:r>
      <w:r>
        <w:t xml:space="preserve">The group’s motto was ‘film today and show it tomorrow,’ </w:t>
      </w:r>
      <w:r w:rsidRPr="007E5745">
        <w:t xml:space="preserve">an idea that is echoed in later film and video work. This fast production-line system of capturing, producing and displaying film was </w:t>
      </w:r>
      <w:r>
        <w:t>revolutionary, and, years later</w:t>
      </w:r>
      <w:r w:rsidRPr="007E5745">
        <w:t xml:space="preserve"> </w:t>
      </w:r>
      <w:r>
        <w:t>would inspire</w:t>
      </w:r>
      <w:r w:rsidRPr="007E5745">
        <w:t xml:space="preserve"> French film maker Chris Marker to experiment with a similar process, when he worked with the factory workers in Besançon. The ultimate aim of Medvedkin and his contemporaries was to </w:t>
      </w:r>
      <w:r>
        <w:t>‘</w:t>
      </w:r>
      <w:r w:rsidRPr="007E5745">
        <w:t xml:space="preserve">hold up a transformative and coercive mirror to the people, to show them the facts of their daily existence, which, once reflected back to them, would provoke them to take their lives into their own hands and </w:t>
      </w:r>
      <w:r w:rsidRPr="007E5745">
        <w:rPr>
          <w:i/>
        </w:rPr>
        <w:t>change</w:t>
      </w:r>
      <w:r>
        <w:t>’</w:t>
      </w:r>
      <w:r w:rsidRPr="007E5745">
        <w:t>.</w:t>
      </w:r>
      <w:r>
        <w:rPr>
          <w:rStyle w:val="FootnoteReference"/>
          <w:szCs w:val="22"/>
        </w:rPr>
        <w:footnoteReference w:id="54"/>
      </w:r>
      <w:r w:rsidRPr="007E5745">
        <w:t xml:space="preserve"> </w:t>
      </w:r>
      <w:r>
        <w:t xml:space="preserve">In other words, to break false consciousness by making people aware of their own subjective position in a larger objective movement of history. That is, to help people become aware of their own place within society, culture and politics, and hence become reflexive and critical actors. </w:t>
      </w:r>
    </w:p>
    <w:p w14:paraId="2C09E290" w14:textId="77777777" w:rsidR="00A04EB4" w:rsidRDefault="00A04EB4" w:rsidP="00A04EB4">
      <w:pPr>
        <w:pStyle w:val="BodyText"/>
      </w:pPr>
    </w:p>
    <w:p w14:paraId="12458A8D" w14:textId="77777777" w:rsidR="00A04EB4" w:rsidRDefault="00A04EB4" w:rsidP="00A04EB4">
      <w:pPr>
        <w:pStyle w:val="BodyText"/>
      </w:pPr>
      <w:r>
        <w:t>This ‘film today – show tomorrow’ approach to film making can be seen reflected in videoblogging work from everyday life, to conventions and conferences. For instance, at Vloggercon 2005 – the first videoblogging conference to move beyond the videobloggers own homes and incorporate representatives from various start-ups and community groups – the organisers would film panels all day and spend the nights editing and uploading video so that those unable to attend would be able to take part in the conversations as soon as possible.  The fast turn-around of videoblogging – most people I talked to would publish their videos within a week of shooting – echoes Medvedkin’s attempt to close the loop between filming and viewing, and is something that digital filming and editing made easier.</w:t>
      </w:r>
    </w:p>
    <w:p w14:paraId="10E10DB4" w14:textId="77777777" w:rsidR="00A04EB4" w:rsidRDefault="00A04EB4" w:rsidP="00A04EB4">
      <w:pPr>
        <w:pStyle w:val="BodyText"/>
      </w:pPr>
    </w:p>
    <w:p w14:paraId="24D77B00" w14:textId="77777777" w:rsidR="00A04EB4" w:rsidRDefault="00A04EB4" w:rsidP="00A04EB4">
      <w:pPr>
        <w:pStyle w:val="BodyText"/>
      </w:pPr>
      <w:r>
        <w:t>We might also consider a</w:t>
      </w:r>
      <w:r w:rsidRPr="007E5745">
        <w:t xml:space="preserve">nother history of amateur/documentary film making known as </w:t>
      </w:r>
      <w:r>
        <w:t>‘</w:t>
      </w:r>
      <w:r w:rsidRPr="007E5745">
        <w:t>Militant Film</w:t>
      </w:r>
      <w:r>
        <w:t>’</w:t>
      </w:r>
      <w:r w:rsidRPr="007E5745">
        <w:t xml:space="preserve">, </w:t>
      </w:r>
      <w:r>
        <w:t>or</w:t>
      </w:r>
      <w:r w:rsidRPr="007E5745">
        <w:t xml:space="preserve"> </w:t>
      </w:r>
      <w:r>
        <w:t>‘</w:t>
      </w:r>
      <w:r w:rsidRPr="007E5745">
        <w:t xml:space="preserve">experiments in </w:t>
      </w:r>
      <w:r w:rsidRPr="007E5745">
        <w:rPr>
          <w:i/>
        </w:rPr>
        <w:t>autogestion</w:t>
      </w:r>
      <w:r>
        <w:t>’</w:t>
      </w:r>
      <w:r w:rsidRPr="007E5745">
        <w:t>,</w:t>
      </w:r>
      <w:r>
        <w:rPr>
          <w:rStyle w:val="FootnoteReference"/>
          <w:szCs w:val="22"/>
        </w:rPr>
        <w:footnoteReference w:id="55"/>
      </w:r>
      <w:r w:rsidRPr="007E5745">
        <w:t xml:space="preserve"> in which a group of workers at Rhodiaceta textile factory in Besançon, known as </w:t>
      </w:r>
      <w:r w:rsidRPr="007E5745">
        <w:rPr>
          <w:i/>
        </w:rPr>
        <w:t>Groupe Medvedkine</w:t>
      </w:r>
      <w:r w:rsidRPr="007E5745">
        <w:t xml:space="preserve">, </w:t>
      </w:r>
      <w:r>
        <w:t>‘</w:t>
      </w:r>
      <w:r w:rsidRPr="007E5745">
        <w:t xml:space="preserve">emerged from a sustained </w:t>
      </w:r>
      <w:r w:rsidRPr="007E5745">
        <w:rPr>
          <w:i/>
        </w:rPr>
        <w:t>recontre</w:t>
      </w:r>
      <w:r w:rsidRPr="007E5745">
        <w:t xml:space="preserve"> with the French film maker Chris Marker</w:t>
      </w:r>
      <w:r>
        <w:t>’</w:t>
      </w:r>
      <w:r w:rsidRPr="007E5745">
        <w:t>.</w:t>
      </w:r>
      <w:r>
        <w:rPr>
          <w:rStyle w:val="FootnoteReference"/>
          <w:szCs w:val="22"/>
        </w:rPr>
        <w:footnoteReference w:id="56"/>
      </w:r>
      <w:r w:rsidRPr="007E5745">
        <w:t xml:space="preserve"> Marker spent a period of time in the factory, interviewing and filming the workers (not always with the permission of the factory owners) and produced a film, </w:t>
      </w:r>
      <w:r w:rsidRPr="007E5745">
        <w:rPr>
          <w:i/>
        </w:rPr>
        <w:t>A bientot j’espere</w:t>
      </w:r>
      <w:r w:rsidRPr="007E5745">
        <w:t xml:space="preserve"> (</w:t>
      </w:r>
      <w:r w:rsidRPr="007E5745">
        <w:rPr>
          <w:i/>
        </w:rPr>
        <w:t>Be seeing you</w:t>
      </w:r>
      <w:r w:rsidRPr="007E5745">
        <w:t xml:space="preserve">, 1968), which explored life in the factory, with focus on the factory occupation in 1967, following one worker in particular, a young militant, Georges Maurivard. The aim, in Marker’s own words, was </w:t>
      </w:r>
      <w:r>
        <w:t>‘</w:t>
      </w:r>
      <w:r w:rsidRPr="007E5745">
        <w:t>to give the power of speech to people who don’t have it, and, when it’s possible, to help them find their own means of expression</w:t>
      </w:r>
      <w:r>
        <w:t>’</w:t>
      </w:r>
      <w:r w:rsidRPr="007E5745">
        <w:t>.</w:t>
      </w:r>
      <w:r>
        <w:rPr>
          <w:rStyle w:val="FootnoteReference"/>
          <w:szCs w:val="22"/>
        </w:rPr>
        <w:footnoteReference w:id="57"/>
      </w:r>
      <w:r w:rsidRPr="007E5745">
        <w:t xml:space="preserve"> What was </w:t>
      </w:r>
      <w:r>
        <w:t>important</w:t>
      </w:r>
      <w:r w:rsidRPr="007E5745">
        <w:t xml:space="preserve"> about this example</w:t>
      </w:r>
      <w:r>
        <w:t xml:space="preserve"> is </w:t>
      </w:r>
      <w:r w:rsidRPr="007E5745">
        <w:t xml:space="preserve">that although the workers demanded better working conditions and increased pay, the originality of the Rhodiaceta strike, and what places it as one of the main influences of the protest movement that engulfed Europe in the spring of 1968, was the workers’ demand for access to culture. </w:t>
      </w:r>
      <w:r>
        <w:t>Marker’s work thus emerges out of a particular social and political context. Videoblogging was equally emergent at a time of relative political and cultural change, for example the 7/7 terrorist attack in London.</w:t>
      </w:r>
      <w:r>
        <w:rPr>
          <w:rStyle w:val="FootnoteReference"/>
          <w:szCs w:val="22"/>
        </w:rPr>
        <w:footnoteReference w:id="58"/>
      </w:r>
      <w:r>
        <w:t xml:space="preserve"> Personal video accounts of citizen engagement with political issues, with video broadcast and shared on social media, contributed to debates in the mainstream media, academia and beyond and led ultimately to a growing recognition of the importance of vernacular video. </w:t>
      </w:r>
    </w:p>
    <w:p w14:paraId="799662D9" w14:textId="77777777" w:rsidR="00A04EB4" w:rsidRDefault="00A04EB4" w:rsidP="00A04EB4">
      <w:pPr>
        <w:pStyle w:val="BodyText"/>
      </w:pPr>
    </w:p>
    <w:p w14:paraId="195B1359" w14:textId="77777777" w:rsidR="00A04EB4" w:rsidRDefault="00A04EB4" w:rsidP="00A04EB4">
      <w:pPr>
        <w:pStyle w:val="BodyText"/>
      </w:pPr>
      <w:r>
        <w:t>In 1968, w</w:t>
      </w:r>
      <w:r w:rsidRPr="007E5745">
        <w:t xml:space="preserve">hen screening </w:t>
      </w:r>
      <w:r w:rsidRPr="007E5745">
        <w:rPr>
          <w:i/>
        </w:rPr>
        <w:t>A bientot j’espere</w:t>
      </w:r>
      <w:r w:rsidRPr="007E5745">
        <w:t>, Marker was strongly criticized by a large proportion of the workers for romanticising the</w:t>
      </w:r>
      <w:r>
        <w:t>ir</w:t>
      </w:r>
      <w:r w:rsidRPr="007E5745">
        <w:t xml:space="preserve"> struggle, exploiting the workers and misrepresenting the women in the film; making them appear merely as wives, </w:t>
      </w:r>
      <w:r>
        <w:t>‘</w:t>
      </w:r>
      <w:r w:rsidRPr="007E5745">
        <w:t>rather than as workers and militants in their own right</w:t>
      </w:r>
      <w:r>
        <w:t>’</w:t>
      </w:r>
      <w:r w:rsidRPr="007E5745">
        <w:t>.</w:t>
      </w:r>
      <w:r>
        <w:rPr>
          <w:rStyle w:val="FootnoteReference"/>
          <w:szCs w:val="22"/>
        </w:rPr>
        <w:footnoteReference w:id="59"/>
      </w:r>
      <w:r w:rsidRPr="007E5745">
        <w:t xml:space="preserve"> In response, Marker supplied those of the workers who were interested with filming and editing equipment, as well as training in film production, and helped setting up a second, parallel film company, which became the Besançon Medvedkin Group. Intended to be more open and collaborative than Marker’s own work, </w:t>
      </w:r>
      <w:r>
        <w:t>‘</w:t>
      </w:r>
      <w:r w:rsidRPr="007E5745">
        <w:t>this militant cinema would follow a collective and non-hierarchical model of production, seeking to abolish the separating between expert and amateur, between producer and consumer</w:t>
      </w:r>
      <w:r>
        <w:t>’. There were also</w:t>
      </w:r>
      <w:r w:rsidRPr="007E5745">
        <w:t xml:space="preserve"> parallels between the Medvedkin group and the contemporary work of another French film maker, Jean-Luc Goddard, who established the </w:t>
      </w:r>
      <w:r w:rsidRPr="007E5745">
        <w:rPr>
          <w:i/>
        </w:rPr>
        <w:t>Groupe Dziga Vertov</w:t>
      </w:r>
      <w:r w:rsidRPr="007E5745">
        <w:t xml:space="preserve"> </w:t>
      </w:r>
      <w:r>
        <w:t>‘</w:t>
      </w:r>
      <w:r w:rsidRPr="007E5745">
        <w:t>with its parallel but ultimately irreconcilable claims for self-reflexivity, collecti</w:t>
      </w:r>
      <w:r>
        <w:t>vity, and class consciousness’</w:t>
      </w:r>
      <w:r w:rsidRPr="007E5745">
        <w:t>.</w:t>
      </w:r>
      <w:r>
        <w:rPr>
          <w:rStyle w:val="FootnoteReference"/>
          <w:szCs w:val="22"/>
        </w:rPr>
        <w:footnoteReference w:id="60"/>
      </w:r>
      <w:r w:rsidRPr="007E5745">
        <w:t xml:space="preserve"> Indeed, </w:t>
      </w:r>
      <w:r>
        <w:t xml:space="preserve">these fed into videoblogging in addition to </w:t>
      </w:r>
      <w:r w:rsidRPr="007E5745">
        <w:t xml:space="preserve">Vertov’s notion of the </w:t>
      </w:r>
      <w:r w:rsidRPr="007E5745">
        <w:rPr>
          <w:i/>
        </w:rPr>
        <w:t>kino-eye</w:t>
      </w:r>
      <w:r w:rsidRPr="007E5745">
        <w:t xml:space="preserve"> and Astruc’s concept of the </w:t>
      </w:r>
      <w:r w:rsidRPr="007E5745">
        <w:rPr>
          <w:i/>
        </w:rPr>
        <w:t>camera-stylo</w:t>
      </w:r>
      <w:r w:rsidRPr="007E5745">
        <w:t xml:space="preserve"> </w:t>
      </w:r>
      <w:r>
        <w:t xml:space="preserve">and </w:t>
      </w:r>
      <w:r w:rsidRPr="007E5745">
        <w:t>have proven hugely influential on both theories and practices of digital film</w:t>
      </w:r>
      <w:r>
        <w:t xml:space="preserve"> and videoblogging itself.</w:t>
      </w:r>
    </w:p>
    <w:p w14:paraId="56020231" w14:textId="77777777" w:rsidR="00A04EB4" w:rsidRDefault="00A04EB4" w:rsidP="00A04EB4">
      <w:pPr>
        <w:pStyle w:val="BodyText"/>
      </w:pPr>
    </w:p>
    <w:p w14:paraId="261AE8DF" w14:textId="77777777" w:rsidR="00A04EB4" w:rsidRPr="002262F6" w:rsidRDefault="00A04EB4" w:rsidP="00A04EB4">
      <w:pPr>
        <w:pStyle w:val="BodyText"/>
      </w:pPr>
      <w:r>
        <w:rPr>
          <w:lang w:val="en-US"/>
        </w:rPr>
        <w:t xml:space="preserve">There were also videobloggers who used their practice as a way to both engage with political issues, and indeed take political action. In particular, the videoblogger Josh Wolf, who was arrested, and later sentenced to prison, for </w:t>
      </w:r>
      <w:r w:rsidRPr="00BA52A5">
        <w:rPr>
          <w:lang w:val="en-US"/>
        </w:rPr>
        <w:t>refusing to testify before a U.S. grand jury</w:t>
      </w:r>
      <w:r>
        <w:rPr>
          <w:lang w:val="en-US"/>
        </w:rPr>
        <w:t>. When arrested, Wolf also failed</w:t>
      </w:r>
      <w:r w:rsidRPr="00BA52A5">
        <w:rPr>
          <w:lang w:val="en-US"/>
        </w:rPr>
        <w:t xml:space="preserve"> to hand over unpublished video footage he shot during a raucous clash on the streets between San Francisco police officers and anti-G8 protesters</w:t>
      </w:r>
      <w:r>
        <w:rPr>
          <w:lang w:val="en-US"/>
        </w:rPr>
        <w:t xml:space="preserve"> in July 2005. The incident was interesting because it challenged the relationship between the videobloggers and the media. Like many a videoblogger at the time, Wolf employed a discourse that was often scornful of corporate-controlled media. He was freed on April 3</w:t>
      </w:r>
      <w:r w:rsidRPr="000C366D">
        <w:rPr>
          <w:lang w:val="en-US"/>
        </w:rPr>
        <w:t>rd</w:t>
      </w:r>
      <w:r w:rsidRPr="0029573C">
        <w:rPr>
          <w:lang w:val="en-US"/>
        </w:rPr>
        <w:t xml:space="preserve"> </w:t>
      </w:r>
      <w:r>
        <w:rPr>
          <w:lang w:val="en-US"/>
        </w:rPr>
        <w:t xml:space="preserve">2007, after seven and a half months in prison, when his lawyers reached a compromise with the federal prosecutors. He eventually handed over the tapes, but was excused from identifying any of the individuals that featured on the video. He famously appeared on </w:t>
      </w:r>
      <w:r>
        <w:rPr>
          <w:i/>
          <w:lang w:val="en-US"/>
        </w:rPr>
        <w:t>The Colbert Report</w:t>
      </w:r>
      <w:r>
        <w:rPr>
          <w:lang w:val="en-US"/>
        </w:rPr>
        <w:t xml:space="preserve"> on June 12</w:t>
      </w:r>
      <w:r w:rsidRPr="002262F6">
        <w:rPr>
          <w:vertAlign w:val="superscript"/>
          <w:lang w:val="en-US"/>
        </w:rPr>
        <w:t>th</w:t>
      </w:r>
      <w:r>
        <w:rPr>
          <w:lang w:val="en-US"/>
        </w:rPr>
        <w:t xml:space="preserve"> 2007 where he discussed with Stephen Colbert whether or not </w:t>
      </w:r>
      <w:r w:rsidRPr="002262F6">
        <w:t xml:space="preserve">bloggers should be </w:t>
      </w:r>
      <w:r>
        <w:t>considered journalists, arguing that bloggers’ practices and subject matter meant that they should be considered journalists even if they lack official recognition.</w:t>
      </w:r>
    </w:p>
    <w:p w14:paraId="71646908" w14:textId="77777777" w:rsidR="00A04EB4" w:rsidRPr="007E5745" w:rsidRDefault="00A04EB4" w:rsidP="00A04EB4">
      <w:pPr>
        <w:pStyle w:val="BodyText"/>
      </w:pPr>
    </w:p>
    <w:p w14:paraId="341E56B0" w14:textId="77777777" w:rsidR="00A04EB4" w:rsidRPr="007E5745" w:rsidRDefault="00A04EB4" w:rsidP="00A04EB4">
      <w:pPr>
        <w:pStyle w:val="BodyText"/>
      </w:pPr>
      <w:r>
        <w:t xml:space="preserve">I now want to zoom in on another important background for thinking about videoblogging, namely the creation of home-movies. This is a practice that </w:t>
      </w:r>
      <w:r w:rsidRPr="007E5745">
        <w:t>can be trace</w:t>
      </w:r>
      <w:r>
        <w:t xml:space="preserve">d back to the end of the 1890s. As an aesthetic, it </w:t>
      </w:r>
      <w:r w:rsidRPr="007E5745">
        <w:t xml:space="preserve">highlighted domesticity </w:t>
      </w:r>
      <w:r>
        <w:t>situated within particular</w:t>
      </w:r>
      <w:r w:rsidRPr="007E5745">
        <w:t xml:space="preserve"> cultural context</w:t>
      </w:r>
      <w:r>
        <w:t>s, allowing</w:t>
      </w:r>
      <w:r w:rsidRPr="007E5745">
        <w:t xml:space="preserve"> people to </w:t>
      </w:r>
      <w:r>
        <w:t>curate mediated versions</w:t>
      </w:r>
      <w:r w:rsidRPr="007E5745">
        <w:t xml:space="preserve"> of their own lives that </w:t>
      </w:r>
      <w:r>
        <w:t>encouraged</w:t>
      </w:r>
      <w:r w:rsidRPr="007E5745">
        <w:t xml:space="preserve"> new ways of seeing </w:t>
      </w:r>
      <w:r>
        <w:t xml:space="preserve">the present </w:t>
      </w:r>
      <w:r w:rsidRPr="007E5745">
        <w:t xml:space="preserve">and shaping </w:t>
      </w:r>
      <w:r>
        <w:t>their collective</w:t>
      </w:r>
      <w:r w:rsidRPr="007E5745">
        <w:t xml:space="preserve"> memory. Through this form</w:t>
      </w:r>
      <w:r>
        <w:t>,</w:t>
      </w:r>
      <w:r w:rsidRPr="007E5745">
        <w:t xml:space="preserve"> people </w:t>
      </w:r>
      <w:r>
        <w:t>‘</w:t>
      </w:r>
      <w:r w:rsidRPr="007E5745">
        <w:t>negotiated their relationship with their surround</w:t>
      </w:r>
      <w:r>
        <w:t>ings and sense of self’</w:t>
      </w:r>
      <w:r w:rsidRPr="007E5745">
        <w:t>.</w:t>
      </w:r>
      <w:r>
        <w:rPr>
          <w:rStyle w:val="FootnoteReference"/>
          <w:szCs w:val="22"/>
        </w:rPr>
        <w:footnoteReference w:id="61"/>
      </w:r>
      <w:r>
        <w:t xml:space="preserve"> </w:t>
      </w:r>
      <w:r w:rsidRPr="007E5745">
        <w:t xml:space="preserve">The practice developed in a period in which </w:t>
      </w:r>
      <w:r>
        <w:t>‘</w:t>
      </w:r>
      <w:r w:rsidRPr="007E5745">
        <w:t>amateur film was defined in economic and technological terms rather than within social, aesthetic, or political relations</w:t>
      </w:r>
      <w:r>
        <w:t>’.</w:t>
      </w:r>
      <w:r>
        <w:rPr>
          <w:rStyle w:val="FootnoteReference"/>
          <w:szCs w:val="22"/>
        </w:rPr>
        <w:footnoteReference w:id="62"/>
      </w:r>
      <w:r w:rsidRPr="007E5745">
        <w:t xml:space="preserve"> Zimmermann provides perhaps the most extensive overview of amateur film in her exploration of the development and conceptualisation of home movies from the early days of cinema (from 1897 onwards) until the late twentieth century. Her work shows how the early developments of film cameras, film stock and projection equipment had great influence on </w:t>
      </w:r>
      <w:r>
        <w:t xml:space="preserve">artists, </w:t>
      </w:r>
      <w:r w:rsidRPr="007E5745">
        <w:t xml:space="preserve">entrepreneurs, </w:t>
      </w:r>
      <w:r>
        <w:t>workers and</w:t>
      </w:r>
      <w:r w:rsidRPr="007E5745">
        <w:t xml:space="preserve"> hobbyists</w:t>
      </w:r>
      <w:r>
        <w:t>.</w:t>
      </w:r>
      <w:r>
        <w:rPr>
          <w:rStyle w:val="FootnoteReference"/>
        </w:rPr>
        <w:footnoteReference w:id="63"/>
      </w:r>
      <w:r>
        <w:t xml:space="preserve"> </w:t>
      </w:r>
      <w:r w:rsidRPr="007E5745">
        <w:t>What her account shows is that</w:t>
      </w:r>
      <w:r>
        <w:t>,</w:t>
      </w:r>
      <w:r w:rsidRPr="007E5745">
        <w:t xml:space="preserve"> given access to equipment and </w:t>
      </w:r>
      <w:r>
        <w:t xml:space="preserve">technical </w:t>
      </w:r>
      <w:r w:rsidRPr="007E5745">
        <w:t xml:space="preserve">knowledge </w:t>
      </w:r>
      <w:r>
        <w:t>of film</w:t>
      </w:r>
      <w:r w:rsidRPr="007E5745">
        <w:t>making</w:t>
      </w:r>
      <w:r>
        <w:t>,</w:t>
      </w:r>
      <w:r w:rsidRPr="007E5745">
        <w:t xml:space="preserve"> individuals </w:t>
      </w:r>
      <w:r>
        <w:t>were allowed</w:t>
      </w:r>
      <w:r w:rsidRPr="007E5745">
        <w:t xml:space="preserve"> to play and experiment with the making of films, exemplified by Stan Brakhage’s experime</w:t>
      </w:r>
      <w:r>
        <w:t>ntation with splitting the lens</w:t>
      </w:r>
      <w:r w:rsidRPr="007E5745">
        <w:t xml:space="preserve"> and non-cam</w:t>
      </w:r>
      <w:r>
        <w:t>era-based film making.</w:t>
      </w:r>
      <w:r w:rsidRPr="007E5745">
        <w:t xml:space="preserve"> In a limited sense, then, </w:t>
      </w:r>
      <w:r>
        <w:t xml:space="preserve">home </w:t>
      </w:r>
      <w:r w:rsidRPr="007E5745">
        <w:t>filmmaking was</w:t>
      </w:r>
      <w:r>
        <w:t xml:space="preserve"> potentially</w:t>
      </w:r>
      <w:r w:rsidRPr="007E5745">
        <w:t xml:space="preserve"> </w:t>
      </w:r>
      <w:r>
        <w:t>‘</w:t>
      </w:r>
      <w:r w:rsidRPr="007E5745">
        <w:t>democratised</w:t>
      </w:r>
      <w:r>
        <w:t>’</w:t>
      </w:r>
      <w:r w:rsidRPr="007E5745">
        <w:t xml:space="preserve"> from the very beginning.</w:t>
      </w:r>
      <w:r w:rsidRPr="007E5745">
        <w:rPr>
          <w:rStyle w:val="FootnoteReference"/>
        </w:rPr>
        <w:footnoteReference w:id="64"/>
      </w:r>
      <w:r w:rsidRPr="007E5745">
        <w:t xml:space="preserve"> However, it </w:t>
      </w:r>
      <w:r>
        <w:t xml:space="preserve">actually </w:t>
      </w:r>
      <w:r w:rsidRPr="007E5745">
        <w:t>remained a mostly private practice, especially in terms of projection and viewership, for reasons of distribution and medium affordances</w:t>
      </w:r>
      <w:r>
        <w:t>.</w:t>
      </w:r>
      <w:r>
        <w:rPr>
          <w:rStyle w:val="FootnoteReference"/>
        </w:rPr>
        <w:footnoteReference w:id="65"/>
      </w:r>
      <w:r w:rsidRPr="007E5745">
        <w:t xml:space="preserve"> </w:t>
      </w:r>
    </w:p>
    <w:p w14:paraId="0AF05E4E" w14:textId="77777777" w:rsidR="00A04EB4" w:rsidRDefault="00A04EB4" w:rsidP="00A04EB4">
      <w:pPr>
        <w:pStyle w:val="BodyText"/>
      </w:pPr>
    </w:p>
    <w:p w14:paraId="425E8AF0" w14:textId="77777777" w:rsidR="00A04EB4" w:rsidRPr="007E5745" w:rsidRDefault="00A04EB4" w:rsidP="00A04EB4">
      <w:pPr>
        <w:pStyle w:val="BodyText"/>
      </w:pPr>
      <w:r w:rsidRPr="007E5745">
        <w:t xml:space="preserve">Zimmermann argues that amateur film from </w:t>
      </w:r>
      <w:r>
        <w:t>the 1950s</w:t>
      </w:r>
      <w:r w:rsidRPr="007E5745">
        <w:t xml:space="preserve"> can be seen in parallel with the </w:t>
      </w:r>
      <w:r>
        <w:t>social,</w:t>
      </w:r>
      <w:r w:rsidRPr="007E5745">
        <w:t xml:space="preserve"> political and economic conditions in post-war America. Zimmermann traces the development of what has been known as a </w:t>
      </w:r>
      <w:r>
        <w:t>‘</w:t>
      </w:r>
      <w:r w:rsidRPr="007E5745">
        <w:t>Do-It-Yourself</w:t>
      </w:r>
      <w:r>
        <w:t>’</w:t>
      </w:r>
      <w:r w:rsidRPr="007E5745">
        <w:t xml:space="preserve"> </w:t>
      </w:r>
      <w:r>
        <w:t xml:space="preserve">(DIY) </w:t>
      </w:r>
      <w:r w:rsidRPr="007E5745">
        <w:t xml:space="preserve">ideology - where the </w:t>
      </w:r>
      <w:r>
        <w:t>‘</w:t>
      </w:r>
      <w:r w:rsidRPr="007E5745">
        <w:t>domestication of amateur filmmaking as a leisure-time commodity erased any of its social, political, or economic possibilities</w:t>
      </w:r>
      <w:r>
        <w:t>’.</w:t>
      </w:r>
      <w:r>
        <w:rPr>
          <w:rStyle w:val="FootnoteReference"/>
          <w:szCs w:val="22"/>
        </w:rPr>
        <w:footnoteReference w:id="66"/>
      </w:r>
      <w:r w:rsidRPr="007E5745">
        <w:t xml:space="preserve"> It is interesting that Zimmermann als</w:t>
      </w:r>
      <w:r>
        <w:t>o</w:t>
      </w:r>
      <w:r w:rsidRPr="007E5745">
        <w:t xml:space="preserve"> makes links between gender, patriarchy and power, although these issues are not at the centre of her study. Instead, she traces the material conditions for amateur filmmaking</w:t>
      </w:r>
      <w:r>
        <w:t>,</w:t>
      </w:r>
      <w:r>
        <w:rPr>
          <w:rStyle w:val="FootnoteReference"/>
          <w:szCs w:val="22"/>
        </w:rPr>
        <w:footnoteReference w:id="67"/>
      </w:r>
      <w:r>
        <w:t xml:space="preserve"> </w:t>
      </w:r>
      <w:r w:rsidRPr="007E5745">
        <w:t>the standardization of the 8mm equipment (over 16mm,</w:t>
      </w:r>
      <w:r>
        <w:t xml:space="preserve"> first made commercially available in 1923</w:t>
      </w:r>
      <w:r w:rsidRPr="007E5745">
        <w:rPr>
          <w:rStyle w:val="FootnoteReference"/>
          <w:szCs w:val="22"/>
        </w:rPr>
        <w:footnoteReference w:id="68"/>
      </w:r>
      <w:r w:rsidRPr="007E5745">
        <w:t xml:space="preserve"> which became standard for semi- and professional film making) and the development of what she calls </w:t>
      </w:r>
      <w:r>
        <w:t>‘</w:t>
      </w:r>
      <w:r w:rsidRPr="007E5745">
        <w:t>aesthetic control</w:t>
      </w:r>
      <w:r>
        <w:t>’</w:t>
      </w:r>
      <w:r w:rsidRPr="007E5745">
        <w:t xml:space="preserve"> whereby many stylistic traits </w:t>
      </w:r>
      <w:r>
        <w:t>from</w:t>
      </w:r>
      <w:r w:rsidRPr="007E5745">
        <w:t xml:space="preserve"> Hollywood were incorporated into amateur filmmaking in the domestic sphere. Among the avant-garde, on the other hand, filmmakers were encouraged to break with aesthetic conventions and </w:t>
      </w:r>
      <w:r>
        <w:t>‘</w:t>
      </w:r>
      <w:r w:rsidRPr="007E5745">
        <w:t>exploit their minimal budgets through exploration, experimentation, and risk taking</w:t>
      </w:r>
      <w:r>
        <w:t>’.</w:t>
      </w:r>
      <w:r>
        <w:rPr>
          <w:rStyle w:val="FootnoteReference"/>
          <w:szCs w:val="22"/>
        </w:rPr>
        <w:footnoteReference w:id="69"/>
      </w:r>
      <w:r w:rsidRPr="007E5745">
        <w:t xml:space="preserve"> Here, we see a divergence between amateur-domestic filmmaking, on the one hand, and avant-garde experimentation on the other.</w:t>
      </w:r>
      <w:r w:rsidRPr="006A20B9">
        <w:rPr>
          <w:lang w:val="en-US"/>
        </w:rPr>
        <w:t xml:space="preserve"> This desire to break with conventions, </w:t>
      </w:r>
      <w:r>
        <w:rPr>
          <w:lang w:val="en-US"/>
        </w:rPr>
        <w:t xml:space="preserve">and </w:t>
      </w:r>
      <w:r w:rsidRPr="006A20B9">
        <w:rPr>
          <w:lang w:val="en-US"/>
        </w:rPr>
        <w:t xml:space="preserve">push the aesthetic boundaries of the medium can be seen </w:t>
      </w:r>
      <w:r>
        <w:rPr>
          <w:lang w:val="en-US"/>
        </w:rPr>
        <w:t>echoed</w:t>
      </w:r>
      <w:r w:rsidRPr="006A20B9">
        <w:rPr>
          <w:lang w:val="en-US"/>
        </w:rPr>
        <w:t xml:space="preserve"> in the discourses</w:t>
      </w:r>
      <w:r>
        <w:rPr>
          <w:lang w:val="en-US"/>
        </w:rPr>
        <w:t xml:space="preserve"> of the videoblogging community</w:t>
      </w:r>
      <w:r w:rsidRPr="006A20B9">
        <w:rPr>
          <w:lang w:val="en-US"/>
        </w:rPr>
        <w:t xml:space="preserve">. </w:t>
      </w:r>
      <w:r>
        <w:rPr>
          <w:lang w:val="en-US"/>
        </w:rPr>
        <w:t xml:space="preserve">It </w:t>
      </w:r>
      <w:r w:rsidRPr="006A20B9">
        <w:rPr>
          <w:lang w:val="en-US"/>
        </w:rPr>
        <w:t xml:space="preserve">is interesting to </w:t>
      </w:r>
      <w:r>
        <w:rPr>
          <w:lang w:val="en-US"/>
        </w:rPr>
        <w:t>note that those identifying as personal or everyday life</w:t>
      </w:r>
      <w:r w:rsidRPr="006A20B9">
        <w:rPr>
          <w:lang w:val="en-US"/>
        </w:rPr>
        <w:t xml:space="preserve"> videobloggers were more likely to adopt more ‘traditional’ narrative structures.</w:t>
      </w:r>
      <w:r w:rsidRPr="007E5745">
        <w:rPr>
          <w:rStyle w:val="FootnoteReference"/>
        </w:rPr>
        <w:footnoteReference w:id="70"/>
      </w:r>
      <w:r w:rsidRPr="007E5745">
        <w:t xml:space="preserve"> </w:t>
      </w:r>
    </w:p>
    <w:p w14:paraId="4004E04B" w14:textId="77777777" w:rsidR="00A04EB4" w:rsidRDefault="00A04EB4" w:rsidP="00A04EB4">
      <w:pPr>
        <w:pStyle w:val="BodyText"/>
      </w:pPr>
    </w:p>
    <w:p w14:paraId="161D858D" w14:textId="77777777" w:rsidR="00A04EB4" w:rsidRPr="00E14B69" w:rsidRDefault="00A04EB4" w:rsidP="00A04EB4">
      <w:pPr>
        <w:pStyle w:val="BodyText"/>
      </w:pPr>
      <w:r>
        <w:t xml:space="preserve">According to </w:t>
      </w:r>
      <w:r w:rsidRPr="007E5745">
        <w:t>Zimmermann</w:t>
      </w:r>
      <w:r>
        <w:t xml:space="preserve">, </w:t>
      </w:r>
      <w:r w:rsidRPr="007E5745">
        <w:t xml:space="preserve">the rise in amateur filmmaking was </w:t>
      </w:r>
      <w:r>
        <w:t>assisted</w:t>
      </w:r>
      <w:r w:rsidRPr="007E5745">
        <w:t xml:space="preserve"> by a number of factors, including increased free time for the middle classes, a general increase in knowledge about technical </w:t>
      </w:r>
      <w:r>
        <w:t>equipment and filming technique. This was</w:t>
      </w:r>
      <w:r w:rsidRPr="007E5745">
        <w:t xml:space="preserve"> due partially to publications such as </w:t>
      </w:r>
      <w:r w:rsidRPr="007E5745">
        <w:rPr>
          <w:i/>
        </w:rPr>
        <w:t>Amateur Movie Maker</w:t>
      </w:r>
      <w:r w:rsidRPr="007E5745">
        <w:t xml:space="preserve"> and </w:t>
      </w:r>
      <w:r w:rsidRPr="007E5745">
        <w:rPr>
          <w:i/>
        </w:rPr>
        <w:t>America Cinematographer</w:t>
      </w:r>
      <w:r w:rsidRPr="007E5745">
        <w:t xml:space="preserve">, which encouraged </w:t>
      </w:r>
      <w:r>
        <w:t>‘</w:t>
      </w:r>
      <w:r w:rsidRPr="007E5745">
        <w:t xml:space="preserve">technique and technical mastery as the first phase on the road to achieving cinematic </w:t>
      </w:r>
      <w:r>
        <w:t>“</w:t>
      </w:r>
      <w:r w:rsidRPr="007E5745">
        <w:t>perfection</w:t>
      </w:r>
      <w:r>
        <w:t>”’.</w:t>
      </w:r>
      <w:r>
        <w:rPr>
          <w:rStyle w:val="FootnoteReference"/>
          <w:szCs w:val="22"/>
        </w:rPr>
        <w:footnoteReference w:id="71"/>
      </w:r>
      <w:r w:rsidRPr="007E5745">
        <w:t xml:space="preserve"> However, despite being constructed discursively as a </w:t>
      </w:r>
      <w:r>
        <w:t xml:space="preserve">private </w:t>
      </w:r>
      <w:r w:rsidRPr="007E5745">
        <w:t>hobby</w:t>
      </w:r>
      <w:r>
        <w:t>,</w:t>
      </w:r>
      <w:r w:rsidRPr="007E5745">
        <w:t xml:space="preserve"> amateur film contributed to the democratisation of media production, and </w:t>
      </w:r>
      <w:r>
        <w:t>digital affordances</w:t>
      </w:r>
      <w:r w:rsidRPr="007E5745">
        <w:t xml:space="preserve"> may in the future </w:t>
      </w:r>
      <w:r>
        <w:t>‘</w:t>
      </w:r>
      <w:r w:rsidRPr="007E5745">
        <w:t>liberate it as a more accessible and meaningful form of personal expression and soci</w:t>
      </w:r>
      <w:r>
        <w:t>al and political intervention’</w:t>
      </w:r>
      <w:r w:rsidRPr="007E5745">
        <w:t>.</w:t>
      </w:r>
      <w:r>
        <w:rPr>
          <w:rStyle w:val="FootnoteReference"/>
        </w:rPr>
        <w:footnoteReference w:id="72"/>
      </w:r>
    </w:p>
    <w:p w14:paraId="05991FB5" w14:textId="77777777" w:rsidR="00A04EB4" w:rsidRPr="007E5745" w:rsidRDefault="00A04EB4" w:rsidP="00A04EB4">
      <w:pPr>
        <w:pStyle w:val="BodyText"/>
      </w:pPr>
    </w:p>
    <w:p w14:paraId="5E62200B" w14:textId="77777777" w:rsidR="00A04EB4" w:rsidRDefault="00A04EB4" w:rsidP="00A04EB4">
      <w:pPr>
        <w:pStyle w:val="BodyText"/>
      </w:pPr>
      <w:r>
        <w:t xml:space="preserve">The political potential of moving images was brought one step closer to fruition with the invention of video. Whereas Marker, and Medvedkin, Vertov and Astruc had worked hard to utilise film in their art for political critique and change, the </w:t>
      </w:r>
      <w:r w:rsidRPr="007E5745">
        <w:t xml:space="preserve">emergence of video gave rise to a new set of practices made possible by </w:t>
      </w:r>
      <w:r>
        <w:t>the</w:t>
      </w:r>
      <w:r w:rsidRPr="007E5745">
        <w:t xml:space="preserve"> more flexible medium of videotape. </w:t>
      </w:r>
      <w:r>
        <w:t>Ina</w:t>
      </w:r>
      <w:r w:rsidRPr="007E5745">
        <w:t xml:space="preserve"> Blom </w:t>
      </w:r>
      <w:r>
        <w:t xml:space="preserve">persuasively </w:t>
      </w:r>
      <w:r w:rsidRPr="007E5745">
        <w:t>argues</w:t>
      </w:r>
      <w:r>
        <w:t xml:space="preserve"> that video</w:t>
      </w:r>
      <w:r w:rsidRPr="007E5745">
        <w:t xml:space="preserve"> </w:t>
      </w:r>
      <w:r>
        <w:t>‘</w:t>
      </w:r>
      <w:r w:rsidRPr="007E5745">
        <w:t>propels artists to take media power in their own hands, using televisual techniques for the non</w:t>
      </w:r>
      <w:r>
        <w:t>-</w:t>
      </w:r>
      <w:r w:rsidRPr="007E5745">
        <w:t xml:space="preserve">instrumentalist </w:t>
      </w:r>
      <w:r>
        <w:t>purposes of art’</w:t>
      </w:r>
      <w:r w:rsidRPr="007E5745">
        <w:t>.</w:t>
      </w:r>
      <w:r>
        <w:rPr>
          <w:rStyle w:val="FootnoteReference"/>
        </w:rPr>
        <w:footnoteReference w:id="73"/>
      </w:r>
      <w:r w:rsidRPr="007E5745">
        <w:t xml:space="preserve"> </w:t>
      </w:r>
      <w:r>
        <w:t>From the start, v</w:t>
      </w:r>
      <w:r>
        <w:rPr>
          <w:lang w:val="en-US"/>
        </w:rPr>
        <w:t>ideo</w:t>
      </w:r>
      <w:r w:rsidRPr="000C62DF">
        <w:rPr>
          <w:lang w:val="en-US"/>
        </w:rPr>
        <w:t xml:space="preserve"> </w:t>
      </w:r>
      <w:r>
        <w:rPr>
          <w:lang w:val="en-US"/>
        </w:rPr>
        <w:t>was</w:t>
      </w:r>
      <w:r w:rsidRPr="000C62DF">
        <w:rPr>
          <w:lang w:val="en-US"/>
        </w:rPr>
        <w:t xml:space="preserve"> always </w:t>
      </w:r>
      <w:r>
        <w:rPr>
          <w:lang w:val="en-US"/>
        </w:rPr>
        <w:t>conceptualized as</w:t>
      </w:r>
      <w:r w:rsidRPr="000C62DF">
        <w:rPr>
          <w:lang w:val="en-US"/>
        </w:rPr>
        <w:t xml:space="preserve"> a personal, intimate medium. From the first </w:t>
      </w:r>
      <w:r>
        <w:rPr>
          <w:lang w:val="en-US"/>
        </w:rPr>
        <w:t xml:space="preserve">versions of the </w:t>
      </w:r>
      <w:r w:rsidRPr="000C62DF">
        <w:rPr>
          <w:lang w:val="en-US"/>
        </w:rPr>
        <w:t xml:space="preserve">Portapaks to </w:t>
      </w:r>
      <w:r>
        <w:rPr>
          <w:lang w:val="en-US"/>
        </w:rPr>
        <w:t xml:space="preserve">the </w:t>
      </w:r>
      <w:r w:rsidRPr="000C62DF">
        <w:rPr>
          <w:lang w:val="en-US"/>
        </w:rPr>
        <w:t>miniature digital camcorders</w:t>
      </w:r>
      <w:r>
        <w:rPr>
          <w:lang w:val="en-US"/>
        </w:rPr>
        <w:t xml:space="preserve"> of the late 1990s and early 2000s</w:t>
      </w:r>
      <w:r w:rsidRPr="000C62DF">
        <w:rPr>
          <w:lang w:val="en-US"/>
        </w:rPr>
        <w:t xml:space="preserve">, video has always been </w:t>
      </w:r>
      <w:r>
        <w:rPr>
          <w:lang w:val="en-US"/>
        </w:rPr>
        <w:t>‘</w:t>
      </w:r>
      <w:r w:rsidRPr="000C62DF">
        <w:rPr>
          <w:lang w:val="en-US"/>
        </w:rPr>
        <w:t>low to the ground and potential</w:t>
      </w:r>
      <w:r>
        <w:rPr>
          <w:lang w:val="en-US"/>
        </w:rPr>
        <w:t>ly private, and intimate in use.’</w:t>
      </w:r>
      <w:r>
        <w:rPr>
          <w:rStyle w:val="FootnoteReference"/>
          <w:lang w:val="en-US"/>
        </w:rPr>
        <w:footnoteReference w:id="74"/>
      </w:r>
      <w:r>
        <w:rPr>
          <w:lang w:val="en-US"/>
        </w:rPr>
        <w:t xml:space="preserve"> </w:t>
      </w:r>
      <w:r w:rsidRPr="007E5745">
        <w:t xml:space="preserve">Indeed, in the 1960’s Sony introduced the new category of the </w:t>
      </w:r>
      <w:r>
        <w:t>‘</w:t>
      </w:r>
      <w:r w:rsidRPr="007E5745">
        <w:t>industrial standard</w:t>
      </w:r>
      <w:r>
        <w:t>’</w:t>
      </w:r>
      <w:r w:rsidRPr="007E5745">
        <w:t xml:space="preserve"> video-recorders and as Garcia explains, </w:t>
      </w:r>
      <w:r>
        <w:t>‘</w:t>
      </w:r>
      <w:r w:rsidRPr="007E5745">
        <w:t>these machines were the first relatively affordable and easy to use video standard. What had been until then the exclusive domain of the TV industry suddenly became more widely available</w:t>
      </w:r>
      <w:r>
        <w:t>’.</w:t>
      </w:r>
      <w:r>
        <w:rPr>
          <w:rStyle w:val="FootnoteReference"/>
        </w:rPr>
        <w:footnoteReference w:id="75"/>
      </w:r>
      <w:r>
        <w:t xml:space="preserve"> It is interesting how, throughout history, we see a return to the same discourse regarding the potential for ‘ordinary people’ to take control of their own media production and consumption. One</w:t>
      </w:r>
      <w:r w:rsidRPr="007E5745">
        <w:t xml:space="preserve"> of the early movements to </w:t>
      </w:r>
      <w:r>
        <w:t>articulate</w:t>
      </w:r>
      <w:r w:rsidRPr="007E5745">
        <w:t xml:space="preserve"> these </w:t>
      </w:r>
      <w:r>
        <w:t>ideas</w:t>
      </w:r>
      <w:r w:rsidRPr="007E5745">
        <w:t xml:space="preserve"> was the </w:t>
      </w:r>
      <w:r>
        <w:t>G</w:t>
      </w:r>
      <w:r w:rsidRPr="007E5745">
        <w:t xml:space="preserve">uerrilla television movement. </w:t>
      </w:r>
    </w:p>
    <w:p w14:paraId="75743629" w14:textId="77777777" w:rsidR="00A04EB4" w:rsidRDefault="00A04EB4" w:rsidP="00A04EB4">
      <w:pPr>
        <w:pStyle w:val="BodyText"/>
      </w:pPr>
    </w:p>
    <w:p w14:paraId="064EBFE1" w14:textId="77777777" w:rsidR="00A04EB4" w:rsidRDefault="00A04EB4" w:rsidP="00A04EB4">
      <w:pPr>
        <w:pStyle w:val="BodyText"/>
      </w:pPr>
      <w:r w:rsidRPr="007E5745">
        <w:t xml:space="preserve">In </w:t>
      </w:r>
      <w:r>
        <w:t>the</w:t>
      </w:r>
      <w:r w:rsidRPr="007E5745">
        <w:t xml:space="preserve"> </w:t>
      </w:r>
      <w:r>
        <w:t>1971 Guerrilla Television manifesto</w:t>
      </w:r>
      <w:r w:rsidRPr="007E5745">
        <w:t>, Michael Shamberg outline</w:t>
      </w:r>
      <w:r>
        <w:t>d a technological radicalism</w:t>
      </w:r>
      <w:r w:rsidRPr="007E5745">
        <w:t xml:space="preserve"> attacking commercial television, arguing that i</w:t>
      </w:r>
      <w:r>
        <w:t>t</w:t>
      </w:r>
      <w:r w:rsidRPr="007E5745">
        <w:t xml:space="preserve"> was </w:t>
      </w:r>
      <w:r>
        <w:t>‘</w:t>
      </w:r>
      <w:r w:rsidRPr="007E5745">
        <w:t xml:space="preserve">a conditioning agent rather than </w:t>
      </w:r>
      <w:r>
        <w:t>a source of enlightenment’</w:t>
      </w:r>
      <w:r w:rsidRPr="007E5745">
        <w:t xml:space="preserve"> for the masses.</w:t>
      </w:r>
      <w:r>
        <w:rPr>
          <w:rStyle w:val="FootnoteReference"/>
          <w:szCs w:val="22"/>
        </w:rPr>
        <w:footnoteReference w:id="76"/>
      </w:r>
      <w:r w:rsidRPr="007E5745">
        <w:t xml:space="preserve"> Video</w:t>
      </w:r>
      <w:r>
        <w:t xml:space="preserve"> </w:t>
      </w:r>
      <w:r w:rsidRPr="007E5745">
        <w:t xml:space="preserve">was seen as a decentralising force that had the potential to bring forth a </w:t>
      </w:r>
      <w:r>
        <w:t>‘</w:t>
      </w:r>
      <w:r w:rsidRPr="007E5745">
        <w:t>Whitmanesque democracy of ideas, opinions, and cultural expressions</w:t>
      </w:r>
      <w:r>
        <w:t>’. Integral to this</w:t>
      </w:r>
      <w:r w:rsidRPr="007E5745">
        <w:t xml:space="preserve"> was the idea that this new form of video would be made by and for ordinary </w:t>
      </w:r>
      <w:r>
        <w:t>people. T</w:t>
      </w:r>
      <w:r w:rsidRPr="007E5745">
        <w:t xml:space="preserve">he ideas behind </w:t>
      </w:r>
      <w:r>
        <w:t>G</w:t>
      </w:r>
      <w:r w:rsidRPr="007E5745">
        <w:t xml:space="preserve">uerrilla television were articulated in Shamberg’s </w:t>
      </w:r>
      <w:r>
        <w:t>work</w:t>
      </w:r>
      <w:r w:rsidRPr="007E5745">
        <w:t xml:space="preserve">, as well as in the magazine </w:t>
      </w:r>
      <w:r w:rsidRPr="007E5745">
        <w:rPr>
          <w:i/>
        </w:rPr>
        <w:t>Radical Software</w:t>
      </w:r>
      <w:r w:rsidRPr="007E5745">
        <w:t xml:space="preserve"> (published by the collective Raindance, made up of, among others, Shamberg, Frank Gillette</w:t>
      </w:r>
      <w:r>
        <w:t xml:space="preserve">, Paul Ryan and Ira Schneider). </w:t>
      </w:r>
      <w:r w:rsidRPr="007E5745">
        <w:t>Shamberg was strongly influenced by Marshall McLuhan</w:t>
      </w:r>
      <w:r w:rsidRPr="007E5745">
        <w:rPr>
          <w:rStyle w:val="FootnoteReference"/>
          <w:szCs w:val="22"/>
        </w:rPr>
        <w:footnoteReference w:id="77"/>
      </w:r>
      <w:r w:rsidRPr="007E5745">
        <w:t xml:space="preserve"> and argued that the significance of the medium of video was </w:t>
      </w:r>
      <w:r>
        <w:t>‘</w:t>
      </w:r>
      <w:r w:rsidRPr="007E5745">
        <w:t xml:space="preserve">much greater than that of a mere improvement of an old medium, that videotape </w:t>
      </w:r>
      <w:r>
        <w:t>could</w:t>
      </w:r>
      <w:r w:rsidRPr="007E5745">
        <w:t xml:space="preserve"> be a powerful cultural tool</w:t>
      </w:r>
      <w:r>
        <w:t>’</w:t>
      </w:r>
      <w:r w:rsidRPr="007E5745">
        <w:t>.</w:t>
      </w:r>
      <w:r>
        <w:rPr>
          <w:rStyle w:val="FootnoteReference"/>
          <w:szCs w:val="22"/>
        </w:rPr>
        <w:footnoteReference w:id="78"/>
      </w:r>
      <w:r w:rsidRPr="007E5745">
        <w:t xml:space="preserve"> </w:t>
      </w:r>
      <w:r>
        <w:t>He</w:t>
      </w:r>
      <w:r w:rsidRPr="007E5745">
        <w:t xml:space="preserve"> provides a theoretical context for </w:t>
      </w:r>
      <w:r>
        <w:t>G</w:t>
      </w:r>
      <w:r w:rsidRPr="007E5745">
        <w:t xml:space="preserve">uerrilla television, and this is also where his influences are most strongly seen; arguing that </w:t>
      </w:r>
      <w:r>
        <w:t>‘</w:t>
      </w:r>
      <w:r w:rsidRPr="007E5745">
        <w:t>Americans are information junkies</w:t>
      </w:r>
      <w:r>
        <w:t>’</w:t>
      </w:r>
      <w:r w:rsidRPr="007E5745">
        <w:t xml:space="preserve">. He was influenced by </w:t>
      </w:r>
      <w:r>
        <w:t xml:space="preserve">the cybernetics of </w:t>
      </w:r>
      <w:r w:rsidRPr="007E5745">
        <w:t>Norbert Weiner and B</w:t>
      </w:r>
      <w:r>
        <w:t>uckminster Fuller, with h</w:t>
      </w:r>
      <w:r w:rsidRPr="00F81E21">
        <w:t xml:space="preserve">is theoretical exploration </w:t>
      </w:r>
      <w:r>
        <w:t>resting on four elements;</w:t>
      </w:r>
      <w:r w:rsidRPr="00F81E21">
        <w:t xml:space="preserve"> </w:t>
      </w:r>
      <w:r>
        <w:t>‘</w:t>
      </w:r>
      <w:r w:rsidRPr="00F81E21">
        <w:t>a philosophy of media ecology, a critique of ‘Media-America’ and broadcasting, a belief in video as a remedy to this system, and a tentative understanding of how computers might influence the future of video</w:t>
      </w:r>
      <w:r>
        <w:t>.</w:t>
      </w:r>
      <w:r w:rsidRPr="00F81E21">
        <w:t>’</w:t>
      </w:r>
      <w:r w:rsidRPr="007E5745">
        <w:rPr>
          <w:rStyle w:val="FootnoteReference"/>
          <w:szCs w:val="22"/>
        </w:rPr>
        <w:footnoteReference w:id="79"/>
      </w:r>
      <w:r>
        <w:t xml:space="preserve"> </w:t>
      </w:r>
      <w:r w:rsidRPr="007E5745">
        <w:t xml:space="preserve">Central to the movement was Shamberg’s belief that  </w:t>
      </w:r>
      <w:r>
        <w:t>‘</w:t>
      </w:r>
      <w:r w:rsidRPr="007E5745">
        <w:t>guerrilla television gets cameras to the people to let t</w:t>
      </w:r>
      <w:r>
        <w:t>hem do it themselves’,</w:t>
      </w:r>
      <w:r w:rsidRPr="007E5745">
        <w:t xml:space="preserve"> </w:t>
      </w:r>
      <w:r>
        <w:t xml:space="preserve">heralding a new age of media production by the people, for the people. </w:t>
      </w:r>
    </w:p>
    <w:p w14:paraId="1623CD51" w14:textId="77777777" w:rsidR="00A04EB4" w:rsidRDefault="00A04EB4" w:rsidP="00A04EB4">
      <w:pPr>
        <w:pStyle w:val="BodyText"/>
      </w:pPr>
    </w:p>
    <w:p w14:paraId="76886734" w14:textId="77777777" w:rsidR="00A04EB4" w:rsidRDefault="00A04EB4" w:rsidP="00A04EB4">
      <w:pPr>
        <w:pStyle w:val="BodyText"/>
      </w:pPr>
      <w:r w:rsidRPr="007E5745">
        <w:t xml:space="preserve">Shamberg saw enormous potential for citizen journalism in the work of the video-makers at the time, and it is tempting to draw parallels between video collectives such as TVTV and Videofreex on the one hand, and the early videoblogging community on the other. Shamberg wanted to disrupt the media ecology of </w:t>
      </w:r>
      <w:r>
        <w:t>‘</w:t>
      </w:r>
      <w:r w:rsidRPr="007E5745">
        <w:t>Media America</w:t>
      </w:r>
      <w:r>
        <w:t>’</w:t>
      </w:r>
      <w:r w:rsidRPr="007E5745">
        <w:t xml:space="preserve">, to empower individuals to actively take part in their own media environment, because, following McLuhan, he believed that </w:t>
      </w:r>
      <w:r>
        <w:t>‘</w:t>
      </w:r>
      <w:r w:rsidRPr="007E5745">
        <w:t>media and man evolve together</w:t>
      </w:r>
      <w:r>
        <w:t>’</w:t>
      </w:r>
      <w:r w:rsidRPr="007E5745">
        <w:t xml:space="preserve">, and that video represented the most important cultural technology of our time, as it </w:t>
      </w:r>
      <w:r>
        <w:t>‘</w:t>
      </w:r>
      <w:r w:rsidRPr="007E5745">
        <w:t>frees film to become an art form</w:t>
      </w:r>
      <w:r>
        <w:t>’</w:t>
      </w:r>
      <w:r w:rsidRPr="007E5745">
        <w:t>.</w:t>
      </w:r>
      <w:r>
        <w:rPr>
          <w:rStyle w:val="FootnoteReference"/>
          <w:szCs w:val="22"/>
        </w:rPr>
        <w:footnoteReference w:id="80"/>
      </w:r>
      <w:r>
        <w:t xml:space="preserve"> </w:t>
      </w:r>
      <w:r w:rsidRPr="00040B35">
        <w:rPr>
          <w:lang w:val="en-US"/>
        </w:rPr>
        <w:t xml:space="preserve">Interestingly, in the early days of the videoblogging community, individual members would </w:t>
      </w:r>
      <w:r>
        <w:rPr>
          <w:lang w:val="en-US"/>
        </w:rPr>
        <w:t xml:space="preserve">often </w:t>
      </w:r>
      <w:r w:rsidRPr="00040B35">
        <w:rPr>
          <w:lang w:val="en-US"/>
        </w:rPr>
        <w:t xml:space="preserve">volunteer at their local Apple store, teaching people simple video editing techniques and how to </w:t>
      </w:r>
      <w:r>
        <w:rPr>
          <w:lang w:val="en-US"/>
        </w:rPr>
        <w:t xml:space="preserve">start a videoblog. For example, </w:t>
      </w:r>
      <w:r w:rsidRPr="00040B35">
        <w:rPr>
          <w:lang w:val="en-US"/>
        </w:rPr>
        <w:t>Susan</w:t>
      </w:r>
      <w:r>
        <w:rPr>
          <w:lang w:val="en-US"/>
        </w:rPr>
        <w:t xml:space="preserve"> Pitman, a single mother of two who videoblogged about her kids and went under the moniker ‘kitykity’,</w:t>
      </w:r>
      <w:r w:rsidRPr="00040B35">
        <w:rPr>
          <w:lang w:val="en-US"/>
        </w:rPr>
        <w:t xml:space="preserve"> told me </w:t>
      </w:r>
      <w:r>
        <w:rPr>
          <w:lang w:val="en-US"/>
        </w:rPr>
        <w:t>she had given her first video presentation at an Apple store in December 2005. The response from the store indicated that there was a real interest in videoblogs and editing skills, with Pitman telling me, ‘</w:t>
      </w:r>
      <w:r>
        <w:t>b</w:t>
      </w:r>
      <w:r w:rsidRPr="00040B35">
        <w:t>efore I ever gave the presentation, the lead instructor at the store told me that he wanted me to present once a month, and to pick dates for the next couple months.</w:t>
      </w:r>
      <w:r>
        <w:t>’</w:t>
      </w:r>
    </w:p>
    <w:p w14:paraId="69EC1A5E" w14:textId="77777777" w:rsidR="00A04EB4" w:rsidRDefault="00A04EB4" w:rsidP="00A04EB4">
      <w:pPr>
        <w:pStyle w:val="BodyText"/>
      </w:pPr>
    </w:p>
    <w:p w14:paraId="21BC7851" w14:textId="77777777" w:rsidR="00A04EB4" w:rsidRDefault="00A04EB4" w:rsidP="00A04EB4">
      <w:pPr>
        <w:pStyle w:val="BodyText"/>
      </w:pPr>
      <w:r>
        <w:rPr>
          <w:lang w:val="en-US"/>
        </w:rPr>
        <w:t xml:space="preserve">Ryanne Hodson also volunteered teaching videoblogging at her local Apple store, and Steve Garfield even set up the collective Boston Media Makers, a small but regular media training workshop in Boston that still continues to run. This volunteerism – and the enthusiasm and excitement about videoblogging it reflected – was common in the early days of videoblogging. It was also a reflection of how different and specialized the practice was. We sometimes forget that most internet users had never posted  - or even watched – a video online at this point. </w:t>
      </w:r>
      <w:r>
        <w:t>This can be seen reflected in a comment on the videoblog email list by Clint Sharp who argued that;</w:t>
      </w:r>
    </w:p>
    <w:p w14:paraId="5660920B" w14:textId="77777777" w:rsidR="00A04EB4" w:rsidRDefault="00A04EB4" w:rsidP="00A04EB4">
      <w:pPr>
        <w:pStyle w:val="BlockQuote"/>
      </w:pPr>
      <w:r w:rsidRPr="00FB6555">
        <w:t xml:space="preserve">We’re doing something different that’s going to change things. I have no visions of being on a sitcom. I do have visions of someday professionally creating niche content or in some way doing video, audio and text related to technology. I do have visions of people being able to find content of interest to them that Television wouldn’t produce because 99% of </w:t>
      </w:r>
      <w:r>
        <w:t xml:space="preserve">people aren’t interested in it… </w:t>
      </w:r>
      <w:r w:rsidRPr="00FB6555">
        <w:t xml:space="preserve">There’s nothing </w:t>
      </w:r>
      <w:r>
        <w:t xml:space="preserve">wrong with the old media system… </w:t>
      </w:r>
      <w:r w:rsidRPr="00FB6555">
        <w:t>it’s just that we’re doing something different. Old Media has served us well for 50 y</w:t>
      </w:r>
      <w:r>
        <w:t>ears, but we’re changing things</w:t>
      </w:r>
      <w:r w:rsidRPr="00FB6555">
        <w:t>.</w:t>
      </w:r>
      <w:r w:rsidRPr="007E5745">
        <w:rPr>
          <w:rStyle w:val="FootnoteReference"/>
        </w:rPr>
        <w:footnoteReference w:id="81"/>
      </w:r>
    </w:p>
    <w:p w14:paraId="51CF88EF" w14:textId="77777777" w:rsidR="00A04EB4" w:rsidRPr="007E5745" w:rsidRDefault="00A04EB4" w:rsidP="00A04EB4">
      <w:pPr>
        <w:pStyle w:val="BodyText"/>
      </w:pPr>
      <w:r w:rsidRPr="007E5745">
        <w:t>As with earlier forms of amateur and semi-prof</w:t>
      </w:r>
      <w:r>
        <w:t>essional media production, the G</w:t>
      </w:r>
      <w:r w:rsidRPr="007E5745">
        <w:t xml:space="preserve">uerrilla television movement would not have been possible had it not been for the changes in the technologies available to them. The new </w:t>
      </w:r>
      <w:r>
        <w:t xml:space="preserve">video </w:t>
      </w:r>
      <w:r w:rsidRPr="007E5745">
        <w:t>equipment was compact, lightweight and affordable, and the hand-held video recorders and accessories allowed individuals to record and edit film and video on the go. This</w:t>
      </w:r>
      <w:r>
        <w:t xml:space="preserve"> technological basis made for an </w:t>
      </w:r>
      <w:r w:rsidRPr="007E5745">
        <w:t xml:space="preserve">aesthetic that is reflected in the content of the films/videos, featuring interviews, close-ups, point of view shots </w:t>
      </w:r>
      <w:r>
        <w:t>and ‘smaller’</w:t>
      </w:r>
      <w:r w:rsidRPr="007E5745">
        <w:t xml:space="preserve"> visual vistas than those utilised in cinematic productions. These portable technologies contributed to the emerging </w:t>
      </w:r>
      <w:r w:rsidRPr="007E5745">
        <w:rPr>
          <w:i/>
        </w:rPr>
        <w:t>style</w:t>
      </w:r>
      <w:r w:rsidRPr="007E5745">
        <w:t xml:space="preserve"> of these kinds of films and videos, a style that initially disrupted the viewers’ ideas of what film and television should be like, and which, eventually, formed part of what has </w:t>
      </w:r>
      <w:r>
        <w:t>subsequently become known as the</w:t>
      </w:r>
      <w:r w:rsidRPr="007E5745">
        <w:t xml:space="preserve"> DIY aesthetic</w:t>
      </w:r>
      <w:r>
        <w:t>. Today, this way of seeing has</w:t>
      </w:r>
      <w:r w:rsidRPr="007E5745">
        <w:t xml:space="preserve"> been adopted into mainstream film and broadcast television programs, such as </w:t>
      </w:r>
      <w:r w:rsidRPr="007E5745">
        <w:rPr>
          <w:i/>
        </w:rPr>
        <w:t>The Office, The Blair Witch Project</w:t>
      </w:r>
      <w:r w:rsidRPr="007E5745">
        <w:t xml:space="preserve">, </w:t>
      </w:r>
      <w:r w:rsidRPr="007E5745">
        <w:rPr>
          <w:i/>
        </w:rPr>
        <w:t>Grizzly Man</w:t>
      </w:r>
      <w:r w:rsidRPr="007E5745">
        <w:t xml:space="preserve"> and others</w:t>
      </w:r>
      <w:r>
        <w:t>.</w:t>
      </w:r>
      <w:r>
        <w:rPr>
          <w:rStyle w:val="FootnoteReference"/>
          <w:szCs w:val="22"/>
        </w:rPr>
        <w:footnoteReference w:id="82"/>
      </w:r>
      <w:r>
        <w:t xml:space="preserve"> </w:t>
      </w:r>
    </w:p>
    <w:p w14:paraId="21C529F8" w14:textId="77777777" w:rsidR="00A04EB4" w:rsidRDefault="00A04EB4" w:rsidP="00A04EB4">
      <w:pPr>
        <w:pStyle w:val="BodyText"/>
      </w:pPr>
    </w:p>
    <w:p w14:paraId="23E7CD36" w14:textId="77777777" w:rsidR="00A04EB4" w:rsidRPr="007E5745" w:rsidRDefault="00A04EB4" w:rsidP="00A04EB4">
      <w:pPr>
        <w:pStyle w:val="BodyText"/>
      </w:pPr>
      <w:r w:rsidRPr="007E5745">
        <w:t xml:space="preserve">The style and content of </w:t>
      </w:r>
      <w:r>
        <w:t>G</w:t>
      </w:r>
      <w:r w:rsidRPr="007E5745">
        <w:t xml:space="preserve">uerrilla television was largely determined by the technology available to the video makers at the time. Lack of access to expensive cameras and </w:t>
      </w:r>
      <w:r>
        <w:t>editi</w:t>
      </w:r>
      <w:r w:rsidRPr="007E5745">
        <w:t>n</w:t>
      </w:r>
      <w:r>
        <w:t>g</w:t>
      </w:r>
      <w:r w:rsidRPr="007E5745">
        <w:t xml:space="preserve"> technologies, national distribution channels and access to a wider audience, meant guerrilla television had to make do with </w:t>
      </w:r>
      <w:r>
        <w:t>limited</w:t>
      </w:r>
      <w:r w:rsidRPr="007E5745">
        <w:t xml:space="preserve"> technologies</w:t>
      </w:r>
      <w:r>
        <w:t>. Chapman</w:t>
      </w:r>
      <w:r w:rsidRPr="007E5745">
        <w:t xml:space="preserve"> argues that </w:t>
      </w:r>
      <w:r>
        <w:t>‘</w:t>
      </w:r>
      <w:r w:rsidRPr="007E5745">
        <w:t>the development of a totally new style of media production surrounding half-inch video-tape was due both to the experimental inclinations of the early adopters and to the unique cultural and technical features of the new portable equipment</w:t>
      </w:r>
      <w:r>
        <w:t>’.</w:t>
      </w:r>
      <w:r>
        <w:rPr>
          <w:rStyle w:val="FootnoteReference"/>
          <w:szCs w:val="22"/>
        </w:rPr>
        <w:footnoteReference w:id="83"/>
      </w:r>
      <w:r>
        <w:t xml:space="preserve"> </w:t>
      </w:r>
    </w:p>
    <w:p w14:paraId="0EB85A5A" w14:textId="77777777" w:rsidR="00A04EB4" w:rsidRDefault="00A04EB4" w:rsidP="00A04EB4">
      <w:pPr>
        <w:pStyle w:val="BodyText"/>
      </w:pPr>
    </w:p>
    <w:p w14:paraId="516ED7FB" w14:textId="77777777" w:rsidR="00A04EB4" w:rsidRDefault="00A04EB4" w:rsidP="00A04EB4">
      <w:pPr>
        <w:pStyle w:val="BodyText"/>
      </w:pPr>
      <w:r>
        <w:t>G</w:t>
      </w:r>
      <w:r w:rsidRPr="007E5745">
        <w:t xml:space="preserve">uerrilla television style was informed by the understanding that corporate television was structured as an opposition between </w:t>
      </w:r>
      <w:r>
        <w:t>‘</w:t>
      </w:r>
      <w:r w:rsidRPr="007E5745">
        <w:t>people with transmitters</w:t>
      </w:r>
      <w:r>
        <w:t>’</w:t>
      </w:r>
      <w:r w:rsidRPr="007E5745">
        <w:t>, and the people with receivers</w:t>
      </w:r>
      <w:r>
        <w:t>.</w:t>
      </w:r>
      <w:r>
        <w:rPr>
          <w:rStyle w:val="FootnoteReference"/>
          <w:szCs w:val="22"/>
        </w:rPr>
        <w:footnoteReference w:id="84"/>
      </w:r>
      <w:r>
        <w:t xml:space="preserve"> T</w:t>
      </w:r>
      <w:r w:rsidRPr="007E5745">
        <w:t xml:space="preserve">he form and content of </w:t>
      </w:r>
      <w:r>
        <w:t>G</w:t>
      </w:r>
      <w:r w:rsidRPr="007E5745">
        <w:t>uerrilla television, which was largely d</w:t>
      </w:r>
      <w:r>
        <w:t>ocumentary</w:t>
      </w:r>
      <w:r w:rsidRPr="007E5745">
        <w:t xml:space="preserve">, was dictated by the technological limitation the video makers were working within, as much as any political or philosophical conviction these </w:t>
      </w:r>
      <w:r>
        <w:t>‘</w:t>
      </w:r>
      <w:r w:rsidRPr="007E5745">
        <w:t>video freaks</w:t>
      </w:r>
      <w:r>
        <w:t>’</w:t>
      </w:r>
      <w:r w:rsidRPr="007E5745">
        <w:t xml:space="preserve"> might have shared. Ironically, Boyle argues that the beginning of the end for TVTV, for a while </w:t>
      </w:r>
      <w:r>
        <w:t>the most media-friendly and controversial group of G</w:t>
      </w:r>
      <w:r w:rsidRPr="007E5745">
        <w:t xml:space="preserve">uerrilla television, came with the commissioned to make a pilot for NBC, called </w:t>
      </w:r>
      <w:r w:rsidRPr="007E5745">
        <w:rPr>
          <w:i/>
        </w:rPr>
        <w:t>The TVTV Show</w:t>
      </w:r>
      <w:r w:rsidRPr="007E5745">
        <w:t xml:space="preserve">. </w:t>
      </w:r>
      <w:r>
        <w:t>However, with the perks and privileges of working for NBC, also came certain restraints and restrictions. Having to operate within a corporate framework and to the network’s deadlines caused an enormous amount of friction within the group, and Boyle tracks how the community slowly grew apart. The rhetoric of the TVTV collective, and the Guerrilla television movement more generally might seem out-dated today, but their aim of utilising new video technologies to challenge the entire informational infrastructure of the media landscape, remains not only timely, but pertinent. In many ways, the digital video activisms we see today – and which was pioneered by the early adopters of online video – can be seen as the ‘</w:t>
      </w:r>
      <w:r w:rsidRPr="00E57818">
        <w:t xml:space="preserve">fulfilment of a radical 1960s dream of making </w:t>
      </w:r>
      <w:r>
        <w:t>“</w:t>
      </w:r>
      <w:r w:rsidRPr="00E57818">
        <w:t>people’s television</w:t>
      </w:r>
      <w:r>
        <w:t>”.’</w:t>
      </w:r>
      <w:r>
        <w:rPr>
          <w:rStyle w:val="FootnoteReference"/>
          <w:szCs w:val="22"/>
        </w:rPr>
        <w:footnoteReference w:id="85"/>
      </w:r>
      <w:r>
        <w:t xml:space="preserve"> Although I wouldn’t want to over-claim here or press this similarity too strongly, it remains suggestive.</w:t>
      </w:r>
    </w:p>
    <w:p w14:paraId="2460953F" w14:textId="77777777" w:rsidR="00A04EB4" w:rsidRDefault="00A04EB4" w:rsidP="00A04EB4">
      <w:pPr>
        <w:pStyle w:val="BodyText"/>
      </w:pPr>
    </w:p>
    <w:p w14:paraId="284A5C4B" w14:textId="77777777" w:rsidR="00A04EB4" w:rsidRPr="007E5745" w:rsidRDefault="00A04EB4" w:rsidP="00A04EB4">
      <w:pPr>
        <w:pStyle w:val="BodyText"/>
      </w:pPr>
      <w:r>
        <w:t>Indeed, feminists have utilised video as a contribution to consciousness-raising of women and other oppressed groups. Whereas film is an expensive medium, video made it cheap and displaying it was easier. This, in conjunction with activist movement of the time, led to the creation of specific events, like the New York Women’s Video Festival</w:t>
      </w:r>
      <w:r w:rsidRPr="007E5745">
        <w:t xml:space="preserve"> which ran betw</w:t>
      </w:r>
      <w:r>
        <w:t>een 1972 and 1980. This festival linked</w:t>
      </w:r>
      <w:r w:rsidRPr="007E5745">
        <w:t xml:space="preserve"> portable video, the women’s movement, </w:t>
      </w:r>
      <w:r>
        <w:t>and the emergence of</w:t>
      </w:r>
      <w:r w:rsidRPr="007E5745">
        <w:t xml:space="preserve"> new cultural practices and new spaces for political contestation. </w:t>
      </w:r>
      <w:r>
        <w:t>For</w:t>
      </w:r>
      <w:r w:rsidRPr="007E5745">
        <w:t xml:space="preserve"> many women, creating video became a unique means </w:t>
      </w:r>
      <w:r>
        <w:t>of</w:t>
      </w:r>
      <w:r w:rsidRPr="007E5745">
        <w:t xml:space="preserve"> self-expressions (</w:t>
      </w:r>
      <w:r>
        <w:t>this is</w:t>
      </w:r>
      <w:r w:rsidRPr="007E5745">
        <w:t xml:space="preserve"> also </w:t>
      </w:r>
      <w:r>
        <w:t xml:space="preserve">the argument put forward by Alexandra </w:t>
      </w:r>
      <w:r w:rsidRPr="007E5745">
        <w:t xml:space="preserve">Juhasz </w:t>
      </w:r>
      <w:r>
        <w:t>in her work on YouTube</w:t>
      </w:r>
      <w:r w:rsidRPr="007E5745">
        <w:t>).</w:t>
      </w:r>
      <w:r>
        <w:rPr>
          <w:rStyle w:val="FootnoteReference"/>
          <w:szCs w:val="22"/>
        </w:rPr>
        <w:footnoteReference w:id="86"/>
      </w:r>
      <w:r w:rsidRPr="007E5745">
        <w:t xml:space="preserve"> This was often achieved through </w:t>
      </w:r>
      <w:r>
        <w:t>‘</w:t>
      </w:r>
      <w:r w:rsidRPr="007E5745">
        <w:t>sharing individual life experiences and analysing them collectively</w:t>
      </w:r>
      <w:r>
        <w:t>’</w:t>
      </w:r>
      <w:r w:rsidRPr="007E5745">
        <w:t xml:space="preserve">, allowing them to </w:t>
      </w:r>
      <w:r>
        <w:t>‘</w:t>
      </w:r>
      <w:r w:rsidRPr="007E5745">
        <w:t>discover[…] their own subjectivity [through the idea that] personal testimony leads to theory and action</w:t>
      </w:r>
      <w:r>
        <w:t>’</w:t>
      </w:r>
      <w:r w:rsidRPr="007E5745">
        <w:t>.</w:t>
      </w:r>
      <w:r>
        <w:t xml:space="preserve"> </w:t>
      </w:r>
      <w:r w:rsidRPr="007E5745">
        <w:t>Video likewise allowed women to explore their subjectivity, and the feminist political documentary (concerned with biography, characterized by structural simplicity, and eager to establish trust between the ﬁlmmaker and her subject) proved an especially ﬂexible form.</w:t>
      </w:r>
      <w:r>
        <w:rPr>
          <w:rStyle w:val="FootnoteReference"/>
          <w:szCs w:val="22"/>
        </w:rPr>
        <w:footnoteReference w:id="87"/>
      </w:r>
      <w:r>
        <w:t xml:space="preserve"> There are resonances here with the way in which women videobloggers used the videoblog to explore, contest and question the traditional male ‘public sphere’ values by highlighting the personal, the particular and the domestic in their videoblogs, something I’ll return to in later chapters. </w:t>
      </w:r>
    </w:p>
    <w:p w14:paraId="47C36AE2" w14:textId="77777777" w:rsidR="00A04EB4" w:rsidRDefault="00A04EB4" w:rsidP="00A04EB4">
      <w:pPr>
        <w:pStyle w:val="BodyText"/>
      </w:pPr>
    </w:p>
    <w:p w14:paraId="2EE83E70" w14:textId="77777777" w:rsidR="00A04EB4" w:rsidRPr="00D34890" w:rsidRDefault="00A04EB4" w:rsidP="00A04EB4">
      <w:pPr>
        <w:pStyle w:val="BodyText"/>
      </w:pPr>
      <w:r w:rsidRPr="007E5745">
        <w:t xml:space="preserve">Renov makes a strong argument that </w:t>
      </w:r>
      <w:r>
        <w:t>‘</w:t>
      </w:r>
      <w:r w:rsidRPr="007E5745">
        <w:t>something happened</w:t>
      </w:r>
      <w:r>
        <w:t>’</w:t>
      </w:r>
      <w:r w:rsidRPr="007E5745">
        <w:t xml:space="preserve"> between 1970 and 1990 that facilitated a shift in the politics of documentary film making – from political and social commentary to more personal perspectives on culture and identity. He points in particular to the work of video artists Wendy Clarke, who began experimenting with the video diary format</w:t>
      </w:r>
      <w:r>
        <w:t xml:space="preserve"> in 1977 </w:t>
      </w:r>
      <w:r w:rsidRPr="007E5745">
        <w:t>as one example of the shift in documentary style and content in this period.</w:t>
      </w:r>
      <w:r>
        <w:rPr>
          <w:rStyle w:val="FootnoteReference"/>
        </w:rPr>
        <w:footnoteReference w:id="88"/>
      </w:r>
      <w:r>
        <w:t xml:space="preserve"> </w:t>
      </w:r>
      <w:r w:rsidRPr="007E5745">
        <w:t>Renov argues that after th</w:t>
      </w:r>
      <w:r>
        <w:t xml:space="preserve">e political storm of the 1970s, which </w:t>
      </w:r>
      <w:r w:rsidRPr="007E5745">
        <w:t>the Guer</w:t>
      </w:r>
      <w:r>
        <w:t>r</w:t>
      </w:r>
      <w:r w:rsidRPr="007E5745">
        <w:t>illa TV and the feminist</w:t>
      </w:r>
      <w:r>
        <w:t xml:space="preserve"> movements had both been part of</w:t>
      </w:r>
      <w:r w:rsidRPr="007E5745">
        <w:t>, the period after became rather m</w:t>
      </w:r>
      <w:r>
        <w:t>ore interested in the ‘mundane’</w:t>
      </w:r>
      <w:r w:rsidRPr="007E5745">
        <w:t xml:space="preserve">. Renov also points out how, in this </w:t>
      </w:r>
      <w:r>
        <w:t xml:space="preserve">later </w:t>
      </w:r>
      <w:r w:rsidRPr="007E5745">
        <w:t xml:space="preserve">period, the documentary tradition moved away from an </w:t>
      </w:r>
      <w:r>
        <w:t>‘</w:t>
      </w:r>
      <w:r w:rsidRPr="007E5745">
        <w:t>informed</w:t>
      </w:r>
      <w:r>
        <w:t>’</w:t>
      </w:r>
      <w:r w:rsidRPr="007E5745">
        <w:t xml:space="preserve"> and </w:t>
      </w:r>
      <w:r>
        <w:t>‘</w:t>
      </w:r>
      <w:r w:rsidRPr="007E5745">
        <w:t>objective</w:t>
      </w:r>
      <w:r>
        <w:t>’</w:t>
      </w:r>
      <w:r w:rsidRPr="007E5745">
        <w:t xml:space="preserve"> style to a m</w:t>
      </w:r>
      <w:r>
        <w:t>ore individualistic perspective</w:t>
      </w:r>
      <w:r w:rsidRPr="007E5745">
        <w:t xml:space="preserve">. </w:t>
      </w:r>
      <w:r>
        <w:t xml:space="preserve">Norris Nicholson </w:t>
      </w:r>
      <w:r w:rsidRPr="007E5745">
        <w:t xml:space="preserve">makes a similar argument, when she states that </w:t>
      </w:r>
      <w:r>
        <w:t>‘</w:t>
      </w:r>
      <w:r w:rsidRPr="007E5745">
        <w:t>early amateur film is one way of tapping into people’s memories about themselves and how they relate to others in contrasting contexts</w:t>
      </w:r>
      <w:r>
        <w:t>’</w:t>
      </w:r>
      <w:r w:rsidRPr="007E5745">
        <w:t>.</w:t>
      </w:r>
      <w:r>
        <w:rPr>
          <w:rStyle w:val="FootnoteReference"/>
          <w:szCs w:val="22"/>
        </w:rPr>
        <w:footnoteReference w:id="89"/>
      </w:r>
    </w:p>
    <w:p w14:paraId="1EB01C77" w14:textId="77777777" w:rsidR="00A04EB4" w:rsidRDefault="00A04EB4" w:rsidP="00A04EB4">
      <w:pPr>
        <w:pStyle w:val="BodyText"/>
      </w:pPr>
    </w:p>
    <w:p w14:paraId="6540C989" w14:textId="77777777" w:rsidR="00A04EB4" w:rsidRPr="007E5745" w:rsidRDefault="00A04EB4" w:rsidP="00A04EB4">
      <w:pPr>
        <w:pStyle w:val="BodyText"/>
      </w:pPr>
      <w:r>
        <w:t xml:space="preserve">At this point we might also make a connection to the </w:t>
      </w:r>
      <w:r w:rsidRPr="007E5745">
        <w:t>199</w:t>
      </w:r>
      <w:r>
        <w:t>5</w:t>
      </w:r>
      <w:r w:rsidRPr="007E5745">
        <w:t xml:space="preserve"> BBC2 series, </w:t>
      </w:r>
      <w:r w:rsidRPr="00201D31">
        <w:rPr>
          <w:i/>
        </w:rPr>
        <w:t>Video Nation</w:t>
      </w:r>
      <w:r w:rsidRPr="007E5745">
        <w:t xml:space="preserve">. </w:t>
      </w:r>
      <w:r>
        <w:t>This</w:t>
      </w:r>
      <w:r w:rsidRPr="007E5745">
        <w:t xml:space="preserve"> </w:t>
      </w:r>
      <w:r>
        <w:t xml:space="preserve">featured ‘ordinary people’ with access to hand-held cameras who were encouraged to speak directly into the camera about their everyday lives and experiences, thoughts and feelings. Although the series was firmly in a public broadcasting tradition, it was different from earlier first person media in the way that it focussed almost exclusively on individual domestic issues and personal narrative accounts, instead of focussing on more structural issues. Arguably, </w:t>
      </w:r>
      <w:r>
        <w:rPr>
          <w:i/>
        </w:rPr>
        <w:t>Video Nation</w:t>
      </w:r>
      <w:r>
        <w:t>, which ran from 1995</w:t>
      </w:r>
      <w:r w:rsidRPr="007E5745">
        <w:t xml:space="preserve"> – 2000, signalled, and possibly helped to </w:t>
      </w:r>
      <w:r>
        <w:t>contribute to</w:t>
      </w:r>
      <w:r w:rsidRPr="007E5745">
        <w:t xml:space="preserve">, a critical change in the </w:t>
      </w:r>
      <w:r>
        <w:t>notion</w:t>
      </w:r>
      <w:r w:rsidRPr="007E5745">
        <w:t xml:space="preserve"> of the public sphere, paving the way for </w:t>
      </w:r>
      <w:r>
        <w:t>‘what Jon Dovey</w:t>
      </w:r>
      <w:r w:rsidRPr="007E5745">
        <w:t xml:space="preserve"> has described as ‘first person media’ forms, within contemporary lifestyle and docu-soap programming</w:t>
      </w:r>
      <w:r>
        <w:t>’</w:t>
      </w:r>
      <w:r w:rsidRPr="007E5745">
        <w:t xml:space="preserve"> and thus, creating audiences for the arrival of personal media diaries</w:t>
      </w:r>
      <w:r>
        <w:t xml:space="preserve"> in the UK</w:t>
      </w:r>
      <w:r w:rsidRPr="007E5745">
        <w:t>.</w:t>
      </w:r>
      <w:r>
        <w:rPr>
          <w:rStyle w:val="FootnoteReference"/>
          <w:szCs w:val="22"/>
        </w:rPr>
        <w:footnoteReference w:id="90"/>
      </w:r>
      <w:r w:rsidRPr="007E5745">
        <w:t xml:space="preserve"> </w:t>
      </w:r>
      <w:r>
        <w:t>Looking back on these early experimentations with ‘first person media’ it is striking that many of the earlier notions of personal media as a reflexive practice were evident in videoblogging and social media.</w:t>
      </w:r>
    </w:p>
    <w:p w14:paraId="0180717A" w14:textId="77777777" w:rsidR="00A04EB4" w:rsidRDefault="00A04EB4" w:rsidP="00A04EB4">
      <w:pPr>
        <w:pStyle w:val="BodyText"/>
      </w:pPr>
    </w:p>
    <w:p w14:paraId="0F0165B4" w14:textId="544A6A65" w:rsidR="0057037C" w:rsidRPr="00A04EB4" w:rsidRDefault="00A04EB4" w:rsidP="00FF7982">
      <w:pPr>
        <w:pStyle w:val="BodyText"/>
      </w:pPr>
      <w:r>
        <w:rPr>
          <w:lang w:val="en-US"/>
        </w:rPr>
        <w:t>T</w:t>
      </w:r>
      <w:r w:rsidRPr="00BD2773">
        <w:rPr>
          <w:lang w:val="en-US"/>
        </w:rPr>
        <w:t xml:space="preserve">he adoption of </w:t>
      </w:r>
      <w:r>
        <w:rPr>
          <w:lang w:val="en-US"/>
        </w:rPr>
        <w:t>video and film</w:t>
      </w:r>
      <w:r w:rsidRPr="00BD2773">
        <w:rPr>
          <w:lang w:val="en-US"/>
        </w:rPr>
        <w:t xml:space="preserve"> technologies has been significant </w:t>
      </w:r>
      <w:r>
        <w:rPr>
          <w:lang w:val="en-US"/>
        </w:rPr>
        <w:t>in</w:t>
      </w:r>
      <w:r w:rsidRPr="00BD2773">
        <w:rPr>
          <w:lang w:val="en-US"/>
        </w:rPr>
        <w:t xml:space="preserve"> the emergence of the practic</w:t>
      </w:r>
      <w:r>
        <w:rPr>
          <w:lang w:val="en-US"/>
        </w:rPr>
        <w:t>es explored so far. Blom</w:t>
      </w:r>
      <w:r w:rsidRPr="00BD2773">
        <w:rPr>
          <w:lang w:val="en-US"/>
        </w:rPr>
        <w:t xml:space="preserve"> </w:t>
      </w:r>
      <w:r>
        <w:rPr>
          <w:lang w:val="en-US"/>
        </w:rPr>
        <w:t xml:space="preserve">persuasively </w:t>
      </w:r>
      <w:r w:rsidRPr="00BD2773">
        <w:rPr>
          <w:lang w:val="en-US"/>
        </w:rPr>
        <w:t>argues that ‘digital platforms… reduce the difference between film and video to a question of rhetorical (as opposed to technical) formatt</w:t>
      </w:r>
      <w:r>
        <w:rPr>
          <w:lang w:val="en-US"/>
        </w:rPr>
        <w:t>ing.’</w:t>
      </w:r>
      <w:r>
        <w:rPr>
          <w:rStyle w:val="FootnoteReference"/>
          <w:szCs w:val="22"/>
          <w:lang w:val="en-US"/>
        </w:rPr>
        <w:footnoteReference w:id="91"/>
      </w:r>
      <w:r>
        <w:rPr>
          <w:lang w:val="en-US"/>
        </w:rPr>
        <w:t xml:space="preserve"> To explore some of these ideas and the effects of digital technology on the production of personal media I now want to contextualize some of the elements of digital technology that have contributed to this. </w:t>
      </w:r>
      <w:r>
        <w:t xml:space="preserve">I now turn to the socio-technical considerations that make up the technical a priori of videoblogging. To do this, I briefly explore some of the genealogies of key technologies in the context of video and the internet. </w:t>
      </w:r>
    </w:p>
    <w:sectPr w:rsidR="0057037C" w:rsidRPr="00A04EB4" w:rsidSect="0057037C">
      <w:footnotePr>
        <w:numStart w:val="57"/>
      </w:footnotePr>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5B8E04" w14:textId="77777777" w:rsidR="00837DD1" w:rsidRDefault="00837DD1" w:rsidP="00837DD1">
      <w:pPr>
        <w:spacing w:line="240" w:lineRule="auto"/>
      </w:pPr>
      <w:r>
        <w:separator/>
      </w:r>
    </w:p>
  </w:endnote>
  <w:endnote w:type="continuationSeparator" w:id="0">
    <w:p w14:paraId="3521FDD2" w14:textId="77777777" w:rsidR="00837DD1" w:rsidRDefault="00837DD1" w:rsidP="00837D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0ADA90" w14:textId="77777777" w:rsidR="00837DD1" w:rsidRDefault="00837DD1" w:rsidP="00837DD1">
      <w:pPr>
        <w:spacing w:line="240" w:lineRule="auto"/>
      </w:pPr>
      <w:r>
        <w:separator/>
      </w:r>
    </w:p>
  </w:footnote>
  <w:footnote w:type="continuationSeparator" w:id="0">
    <w:p w14:paraId="37CC56F6" w14:textId="77777777" w:rsidR="00837DD1" w:rsidRDefault="00837DD1" w:rsidP="00837DD1">
      <w:pPr>
        <w:spacing w:line="240" w:lineRule="auto"/>
      </w:pPr>
      <w:r>
        <w:continuationSeparator/>
      </w:r>
    </w:p>
  </w:footnote>
  <w:footnote w:id="1">
    <w:p w14:paraId="732772C4" w14:textId="77777777" w:rsidR="00A04EB4" w:rsidRPr="0038685D" w:rsidRDefault="00A04EB4" w:rsidP="00A04EB4">
      <w:pPr>
        <w:pStyle w:val="FootnoteText"/>
        <w:rPr>
          <w:lang w:val="en-US"/>
        </w:rPr>
      </w:pPr>
      <w:r>
        <w:rPr>
          <w:rStyle w:val="FootnoteReference"/>
        </w:rPr>
        <w:footnoteRef/>
      </w:r>
      <w:bookmarkStart w:id="1" w:name="_GoBack"/>
      <w:bookmarkEnd w:id="1"/>
      <w:r>
        <w:t xml:space="preserve"> This complexity of encoding and decoding can still be seen in the French VLC project, </w:t>
      </w:r>
      <w:r w:rsidRPr="0038685D">
        <w:t>https://www.videolan.org/vlc/</w:t>
      </w:r>
    </w:p>
  </w:footnote>
  <w:footnote w:id="2">
    <w:p w14:paraId="4B6ACF66" w14:textId="77777777" w:rsidR="00A04EB4" w:rsidRPr="00704CFC" w:rsidRDefault="00A04EB4" w:rsidP="00A04EB4">
      <w:pPr>
        <w:pStyle w:val="FootnoteText"/>
        <w:rPr>
          <w:lang w:val="en-US"/>
        </w:rPr>
      </w:pPr>
      <w:r>
        <w:rPr>
          <w:rStyle w:val="FootnoteReference"/>
        </w:rPr>
        <w:footnoteRef/>
      </w:r>
      <w:r>
        <w:t xml:space="preserve"> </w:t>
      </w:r>
      <w:r>
        <w:rPr>
          <w:lang w:val="en-US"/>
        </w:rPr>
        <w:t>Miles,</w:t>
      </w:r>
      <w:r w:rsidRPr="00704CFC">
        <w:rPr>
          <w:lang w:val="en-US"/>
        </w:rPr>
        <w:t xml:space="preserve"> </w:t>
      </w:r>
      <w:r>
        <w:rPr>
          <w:lang w:val="en-US"/>
        </w:rPr>
        <w:t>‘</w:t>
      </w:r>
      <w:r w:rsidRPr="001C303A">
        <w:rPr>
          <w:iCs/>
          <w:lang w:val="en-US"/>
        </w:rPr>
        <w:t>Vogma, a Manifesto</w:t>
      </w:r>
      <w:r>
        <w:rPr>
          <w:lang w:val="en-US"/>
        </w:rPr>
        <w:t xml:space="preserve">’, 2000, </w:t>
      </w:r>
      <w:r w:rsidRPr="00AF36F7">
        <w:rPr>
          <w:lang w:val="en-US"/>
        </w:rPr>
        <w:t>http://vogmae.net.au/ludicvideo/commentary/vogmamanifesto.html</w:t>
      </w:r>
    </w:p>
  </w:footnote>
  <w:footnote w:id="3">
    <w:p w14:paraId="5BA3622E" w14:textId="77777777" w:rsidR="00A04EB4" w:rsidRPr="00AF36F7" w:rsidRDefault="00A04EB4" w:rsidP="00A04EB4">
      <w:pPr>
        <w:pStyle w:val="FootnoteText"/>
        <w:rPr>
          <w:lang w:val="en-US"/>
        </w:rPr>
      </w:pPr>
      <w:r>
        <w:rPr>
          <w:rStyle w:val="FootnoteReference"/>
        </w:rPr>
        <w:footnoteRef/>
      </w:r>
      <w:r>
        <w:t xml:space="preserve"> </w:t>
      </w:r>
      <w:r>
        <w:rPr>
          <w:lang w:val="en-US"/>
        </w:rPr>
        <w:t xml:space="preserve">A quick note on my method in relation to the images of videoblogs included in the book may help with their understanding. Essentially these images are made up of three frames, one from the beginning, one from the middle and one from the end of the videos. The idea is to give a sense of the arc of narrative, visual movement and aesthetic of the video in a simple visual form. I call these images </w:t>
      </w:r>
      <w:r w:rsidRPr="00CD71CB">
        <w:rPr>
          <w:i/>
          <w:lang w:val="en-US"/>
        </w:rPr>
        <w:t>time-images</w:t>
      </w:r>
      <w:r>
        <w:rPr>
          <w:lang w:val="en-US"/>
        </w:rPr>
        <w:t xml:space="preserve">, after the Deleuzian idea in relation to cinema, although in this sense they are very much meant to be static representations of time-based media. </w:t>
      </w:r>
    </w:p>
  </w:footnote>
  <w:footnote w:id="4">
    <w:p w14:paraId="25FA6EA8" w14:textId="77777777" w:rsidR="00A04EB4" w:rsidRPr="00F426C6" w:rsidRDefault="00A04EB4" w:rsidP="00A04EB4">
      <w:pPr>
        <w:pStyle w:val="FootnoteText"/>
        <w:rPr>
          <w:lang w:val="en-US"/>
        </w:rPr>
      </w:pPr>
      <w:r>
        <w:rPr>
          <w:rStyle w:val="FootnoteReference"/>
        </w:rPr>
        <w:footnoteRef/>
      </w:r>
      <w:r>
        <w:t xml:space="preserve"> Adrian </w:t>
      </w:r>
      <w:r w:rsidRPr="00F426C6">
        <w:rPr>
          <w:lang w:val="en-US"/>
        </w:rPr>
        <w:t>Miles</w:t>
      </w:r>
      <w:r>
        <w:rPr>
          <w:lang w:val="en-US"/>
        </w:rPr>
        <w:t>, ‘</w:t>
      </w:r>
      <w:r w:rsidRPr="00F426C6">
        <w:rPr>
          <w:lang w:val="en-US"/>
        </w:rPr>
        <w:t>Vogma, a Manifesto</w:t>
      </w:r>
      <w:r>
        <w:rPr>
          <w:lang w:val="en-US"/>
        </w:rPr>
        <w:t>’.</w:t>
      </w:r>
    </w:p>
  </w:footnote>
  <w:footnote w:id="5">
    <w:p w14:paraId="1373E4BF" w14:textId="77777777" w:rsidR="00A04EB4" w:rsidRPr="00704CFC" w:rsidRDefault="00A04EB4" w:rsidP="00A04EB4">
      <w:pPr>
        <w:pStyle w:val="FootnoteText"/>
        <w:rPr>
          <w:lang w:val="en-US"/>
        </w:rPr>
      </w:pPr>
      <w:r>
        <w:rPr>
          <w:rStyle w:val="FootnoteReference"/>
        </w:rPr>
        <w:footnoteRef/>
      </w:r>
      <w:r>
        <w:t xml:space="preserve"> Steve </w:t>
      </w:r>
      <w:r>
        <w:rPr>
          <w:lang w:val="en-US"/>
        </w:rPr>
        <w:t xml:space="preserve">Garfield, </w:t>
      </w:r>
      <w:r w:rsidRPr="00704CFC">
        <w:rPr>
          <w:i/>
          <w:iCs/>
          <w:lang w:val="en-US"/>
        </w:rPr>
        <w:t>Year of the Videoblog</w:t>
      </w:r>
      <w:r w:rsidRPr="00704CFC">
        <w:rPr>
          <w:lang w:val="en-US"/>
        </w:rPr>
        <w:t>,</w:t>
      </w:r>
      <w:r>
        <w:rPr>
          <w:lang w:val="en-US"/>
        </w:rPr>
        <w:t xml:space="preserve"> 2004, </w:t>
      </w:r>
      <w:r w:rsidRPr="00704CFC">
        <w:rPr>
          <w:lang w:val="en-US"/>
        </w:rPr>
        <w:t>https://web.archive.org/web/2004123101</w:t>
      </w:r>
      <w:r>
        <w:rPr>
          <w:lang w:val="en-US"/>
        </w:rPr>
        <w:t>1613/http://homepage.mac.com/st</w:t>
      </w:r>
      <w:r w:rsidRPr="00704CFC">
        <w:rPr>
          <w:lang w:val="en-US"/>
        </w:rPr>
        <w:t xml:space="preserve">evegarfield/videoblog/year_of.html </w:t>
      </w:r>
    </w:p>
  </w:footnote>
  <w:footnote w:id="6">
    <w:p w14:paraId="601B3253" w14:textId="77777777" w:rsidR="00A04EB4" w:rsidRPr="004E7D56" w:rsidRDefault="00A04EB4" w:rsidP="00A04EB4">
      <w:pPr>
        <w:pStyle w:val="FootnoteText"/>
        <w:rPr>
          <w:lang w:val="en-US"/>
        </w:rPr>
      </w:pPr>
      <w:r>
        <w:rPr>
          <w:rStyle w:val="FootnoteReference"/>
        </w:rPr>
        <w:footnoteRef/>
      </w:r>
      <w:r>
        <w:t xml:space="preserve"> </w:t>
      </w:r>
      <w:r>
        <w:rPr>
          <w:lang w:val="en-US"/>
        </w:rPr>
        <w:t xml:space="preserve">Mica Scalin, Email to Videoblogging list, 1 June 2004, </w:t>
      </w:r>
      <w:r w:rsidRPr="004E7D56">
        <w:rPr>
          <w:lang w:val="en-US"/>
        </w:rPr>
        <w:t>https://groups.yahoo.com/neo/groups/videoblogging/conversations/topics/3</w:t>
      </w:r>
    </w:p>
  </w:footnote>
  <w:footnote w:id="7">
    <w:p w14:paraId="0E668A2C" w14:textId="77777777" w:rsidR="00A04EB4" w:rsidRPr="00AF67B7" w:rsidRDefault="00A04EB4" w:rsidP="00A04EB4">
      <w:pPr>
        <w:pStyle w:val="FootnoteText"/>
        <w:rPr>
          <w:lang w:val="en-US"/>
        </w:rPr>
      </w:pPr>
      <w:r>
        <w:rPr>
          <w:rStyle w:val="FootnoteReference"/>
        </w:rPr>
        <w:footnoteRef/>
      </w:r>
      <w:r>
        <w:t xml:space="preserve"> </w:t>
      </w:r>
      <w:r w:rsidRPr="00AF67B7">
        <w:t>I discuss the email list and the group activities there in more detail in chapter 3.</w:t>
      </w:r>
    </w:p>
  </w:footnote>
  <w:footnote w:id="8">
    <w:p w14:paraId="0ECF82AB" w14:textId="77777777" w:rsidR="00A04EB4" w:rsidRDefault="00A04EB4" w:rsidP="00A04EB4">
      <w:pPr>
        <w:pStyle w:val="FootnoteText"/>
        <w:rPr>
          <w:lang w:val="en-US"/>
        </w:rPr>
      </w:pPr>
      <w:r>
        <w:rPr>
          <w:rStyle w:val="FootnoteReference"/>
        </w:rPr>
        <w:footnoteRef/>
      </w:r>
      <w:r>
        <w:t xml:space="preserve"> </w:t>
      </w:r>
      <w:r>
        <w:rPr>
          <w:lang w:val="en-US"/>
        </w:rPr>
        <w:t xml:space="preserve">For Steve Garfield’s photos from the evening, see </w:t>
      </w:r>
      <w:r w:rsidRPr="002A270E">
        <w:rPr>
          <w:lang w:val="en-US"/>
        </w:rPr>
        <w:t>https://www.flickr.com/photos/stevegarfield/sets/570690</w:t>
      </w:r>
      <w:r>
        <w:rPr>
          <w:lang w:val="en-US"/>
        </w:rPr>
        <w:t xml:space="preserve">. Ryanne Hodson also documented the event with a few videos, see for example, </w:t>
      </w:r>
      <w:r w:rsidRPr="002A270E">
        <w:rPr>
          <w:lang w:val="en-US"/>
        </w:rPr>
        <w:t>https://ryanedit.blogspot.co.uk/2005/07/vloggercue-weekend-begins.html</w:t>
      </w:r>
      <w:r>
        <w:rPr>
          <w:lang w:val="en-US"/>
        </w:rPr>
        <w:t xml:space="preserve"> and </w:t>
      </w:r>
      <w:r w:rsidRPr="002A270E">
        <w:rPr>
          <w:lang w:val="en-US"/>
        </w:rPr>
        <w:t>http://ryanedit.blogspot.co.uk/2006/01/vloggercue-flashback.html?m=0</w:t>
      </w:r>
      <w:r>
        <w:rPr>
          <w:lang w:val="en-US"/>
        </w:rPr>
        <w:t>.</w:t>
      </w:r>
    </w:p>
    <w:p w14:paraId="49D494F1" w14:textId="77777777" w:rsidR="00A04EB4" w:rsidRPr="002A270E" w:rsidRDefault="00A04EB4" w:rsidP="00A04EB4">
      <w:pPr>
        <w:pStyle w:val="FootnoteText"/>
        <w:rPr>
          <w:lang w:val="en-US"/>
        </w:rPr>
      </w:pPr>
    </w:p>
  </w:footnote>
  <w:footnote w:id="9">
    <w:p w14:paraId="7B62AB94" w14:textId="77777777" w:rsidR="00A04EB4" w:rsidRPr="009D5FBA" w:rsidRDefault="00A04EB4" w:rsidP="00A04EB4">
      <w:pPr>
        <w:pStyle w:val="FootnoteText"/>
      </w:pPr>
      <w:r w:rsidRPr="00545189">
        <w:rPr>
          <w:rStyle w:val="FootnoteReference"/>
        </w:rPr>
        <w:footnoteRef/>
      </w:r>
      <w:r>
        <w:t xml:space="preserve"> </w:t>
      </w:r>
      <w:r w:rsidRPr="009D5FBA">
        <w:t xml:space="preserve">Francis Ford </w:t>
      </w:r>
      <w:r w:rsidRPr="009D5FBA">
        <w:rPr>
          <w:lang w:val="en-US"/>
        </w:rPr>
        <w:t xml:space="preserve">Coppola, </w:t>
      </w:r>
      <w:r w:rsidRPr="009D5FBA">
        <w:rPr>
          <w:i/>
          <w:iCs/>
          <w:lang w:val="en-US"/>
        </w:rPr>
        <w:t xml:space="preserve">Hearts of Darkness: A Filmmaker’s Apocalypse, Fax </w:t>
      </w:r>
      <w:r w:rsidRPr="009D5FBA">
        <w:rPr>
          <w:lang w:val="en-US"/>
        </w:rPr>
        <w:t>Barh, George Hickenlooper and Eleanor Coppola (Dir) USA: Paramount, 1991.</w:t>
      </w:r>
    </w:p>
  </w:footnote>
  <w:footnote w:id="10">
    <w:p w14:paraId="135D384A" w14:textId="77777777" w:rsidR="00A04EB4" w:rsidRPr="003574E6" w:rsidRDefault="00A04EB4" w:rsidP="00A04EB4">
      <w:pPr>
        <w:pStyle w:val="FootnoteText"/>
        <w:rPr>
          <w:lang w:val="en-US"/>
        </w:rPr>
      </w:pPr>
      <w:r>
        <w:rPr>
          <w:rStyle w:val="FootnoteReference"/>
        </w:rPr>
        <w:footnoteRef/>
      </w:r>
      <w:r>
        <w:t xml:space="preserve"> http://workingformydad.blogspot.com</w:t>
      </w:r>
    </w:p>
  </w:footnote>
  <w:footnote w:id="11">
    <w:p w14:paraId="7A453B88" w14:textId="77777777" w:rsidR="00A04EB4" w:rsidRPr="00051038" w:rsidRDefault="00A04EB4" w:rsidP="00A04EB4">
      <w:pPr>
        <w:pStyle w:val="FootnoteText"/>
        <w:rPr>
          <w:lang w:val="en-US"/>
        </w:rPr>
      </w:pPr>
      <w:r>
        <w:rPr>
          <w:rStyle w:val="FootnoteReference"/>
        </w:rPr>
        <w:footnoteRef/>
      </w:r>
      <w:r>
        <w:t xml:space="preserve"> Susan C. </w:t>
      </w:r>
      <w:r w:rsidRPr="00051038">
        <w:rPr>
          <w:lang w:val="en-US"/>
        </w:rPr>
        <w:t xml:space="preserve">Herring, </w:t>
      </w:r>
      <w:r>
        <w:rPr>
          <w:lang w:val="en-US"/>
        </w:rPr>
        <w:t>Lois Ann Scheidt, Sabrina Bonus and Elijah Wright, ‘</w:t>
      </w:r>
      <w:r w:rsidRPr="00051038">
        <w:rPr>
          <w:lang w:val="en-US"/>
        </w:rPr>
        <w:t>Bridging the Gap: A Genre Analysis of Weblogs</w:t>
      </w:r>
      <w:r>
        <w:rPr>
          <w:lang w:val="en-US"/>
        </w:rPr>
        <w:t>’</w:t>
      </w:r>
      <w:r w:rsidRPr="00051038">
        <w:rPr>
          <w:lang w:val="en-US"/>
        </w:rPr>
        <w:t xml:space="preserve">, </w:t>
      </w:r>
      <w:r w:rsidRPr="00051038">
        <w:rPr>
          <w:i/>
          <w:iCs/>
          <w:lang w:val="en-US"/>
        </w:rPr>
        <w:t>System Sciences</w:t>
      </w:r>
      <w:r>
        <w:rPr>
          <w:lang w:val="en-US"/>
        </w:rPr>
        <w:t xml:space="preserve">, </w:t>
      </w:r>
      <w:r w:rsidRPr="00051038">
        <w:rPr>
          <w:lang w:val="en-US"/>
        </w:rPr>
        <w:t>2004</w:t>
      </w:r>
      <w:r>
        <w:rPr>
          <w:lang w:val="en-US"/>
        </w:rPr>
        <w:t>, pp. 11.</w:t>
      </w:r>
    </w:p>
  </w:footnote>
  <w:footnote w:id="12">
    <w:p w14:paraId="4D09C9A4" w14:textId="77777777" w:rsidR="00A04EB4" w:rsidRPr="00051038" w:rsidRDefault="00A04EB4" w:rsidP="00A04EB4">
      <w:pPr>
        <w:pStyle w:val="FootnoteText"/>
        <w:rPr>
          <w:lang w:val="en-US"/>
        </w:rPr>
      </w:pPr>
      <w:r>
        <w:rPr>
          <w:rStyle w:val="FootnoteReference"/>
        </w:rPr>
        <w:footnoteRef/>
      </w:r>
      <w:r>
        <w:t xml:space="preserve"> </w:t>
      </w:r>
      <w:r>
        <w:rPr>
          <w:lang w:val="en-US"/>
        </w:rPr>
        <w:t xml:space="preserve">Rebecca </w:t>
      </w:r>
      <w:r w:rsidRPr="00051038">
        <w:rPr>
          <w:lang w:val="en-US"/>
        </w:rPr>
        <w:t>Blood</w:t>
      </w:r>
      <w:r>
        <w:rPr>
          <w:lang w:val="en-US"/>
        </w:rPr>
        <w:t>, ‘</w:t>
      </w:r>
      <w:r w:rsidRPr="00051038">
        <w:rPr>
          <w:lang w:val="en-US"/>
        </w:rPr>
        <w:t>Weblogs: A History and Perspective</w:t>
      </w:r>
      <w:r>
        <w:rPr>
          <w:lang w:val="en-US"/>
        </w:rPr>
        <w:t>’,</w:t>
      </w:r>
      <w:r w:rsidRPr="00051038">
        <w:rPr>
          <w:lang w:val="en-US"/>
        </w:rPr>
        <w:t xml:space="preserve"> </w:t>
      </w:r>
      <w:r w:rsidRPr="00051038">
        <w:rPr>
          <w:i/>
          <w:iCs/>
          <w:lang w:val="en-US"/>
        </w:rPr>
        <w:t>Rebecca’s Pocket</w:t>
      </w:r>
      <w:r w:rsidRPr="00051038">
        <w:rPr>
          <w:lang w:val="en-US"/>
        </w:rPr>
        <w:t xml:space="preserve">, </w:t>
      </w:r>
      <w:r>
        <w:rPr>
          <w:lang w:val="en-US"/>
        </w:rPr>
        <w:t>7 September</w:t>
      </w:r>
      <w:r w:rsidRPr="00051038">
        <w:rPr>
          <w:lang w:val="en-US"/>
        </w:rPr>
        <w:t xml:space="preserve"> 2000, www.rebeccablood</w:t>
      </w:r>
      <w:r>
        <w:rPr>
          <w:lang w:val="en-US"/>
        </w:rPr>
        <w:t>.net/essays/weblog_history.html, accessed 5 March 2014.</w:t>
      </w:r>
    </w:p>
  </w:footnote>
  <w:footnote w:id="13">
    <w:p w14:paraId="0B896E86" w14:textId="77777777" w:rsidR="00A04EB4" w:rsidRPr="00051038" w:rsidRDefault="00A04EB4" w:rsidP="00A04EB4">
      <w:pPr>
        <w:pStyle w:val="FootnoteText"/>
        <w:rPr>
          <w:lang w:val="en-US"/>
        </w:rPr>
      </w:pPr>
      <w:r>
        <w:rPr>
          <w:rStyle w:val="FootnoteReference"/>
        </w:rPr>
        <w:footnoteRef/>
      </w:r>
      <w:r>
        <w:t xml:space="preserve"> danah </w:t>
      </w:r>
      <w:r>
        <w:rPr>
          <w:lang w:val="en-US"/>
        </w:rPr>
        <w:t>boyd,</w:t>
      </w:r>
      <w:r w:rsidRPr="00051038">
        <w:rPr>
          <w:lang w:val="en-US"/>
        </w:rPr>
        <w:t xml:space="preserve"> </w:t>
      </w:r>
      <w:r>
        <w:rPr>
          <w:lang w:val="en-US"/>
        </w:rPr>
        <w:t>‘</w:t>
      </w:r>
      <w:r w:rsidRPr="00051038">
        <w:rPr>
          <w:lang w:val="en-US"/>
        </w:rPr>
        <w:t>A Blogger’s Blog: Exploring the Definition of a Medium</w:t>
      </w:r>
      <w:r>
        <w:rPr>
          <w:lang w:val="en-US"/>
        </w:rPr>
        <w:t>’</w:t>
      </w:r>
      <w:r w:rsidRPr="00051038">
        <w:rPr>
          <w:lang w:val="en-US"/>
        </w:rPr>
        <w:t xml:space="preserve">, </w:t>
      </w:r>
      <w:r w:rsidRPr="00051038">
        <w:rPr>
          <w:i/>
          <w:iCs/>
          <w:lang w:val="en-US"/>
        </w:rPr>
        <w:t>Reconstruction</w:t>
      </w:r>
      <w:r w:rsidRPr="00051038">
        <w:rPr>
          <w:lang w:val="en-US"/>
        </w:rPr>
        <w:t xml:space="preserve">, </w:t>
      </w:r>
      <w:r>
        <w:rPr>
          <w:lang w:val="en-US"/>
        </w:rPr>
        <w:t>6. 4 (2006)</w:t>
      </w:r>
    </w:p>
  </w:footnote>
  <w:footnote w:id="14">
    <w:p w14:paraId="3261CB45" w14:textId="77777777" w:rsidR="00A04EB4" w:rsidRPr="00443AA7" w:rsidRDefault="00A04EB4" w:rsidP="00A04EB4">
      <w:pPr>
        <w:pStyle w:val="FootnoteText"/>
        <w:rPr>
          <w:lang w:val="en-US"/>
        </w:rPr>
      </w:pPr>
      <w:r>
        <w:rPr>
          <w:rStyle w:val="FootnoteReference"/>
        </w:rPr>
        <w:footnoteRef/>
      </w:r>
      <w:r>
        <w:t xml:space="preserve"> </w:t>
      </w:r>
      <w:r w:rsidRPr="00443AA7">
        <w:t>Howe had originally posted a shorter, less polished version of the video, which he took down because he felt it was too personal.</w:t>
      </w:r>
      <w:r>
        <w:t xml:space="preserve"> The version I am referring to here is the later video which was picked up by the news media.</w:t>
      </w:r>
    </w:p>
  </w:footnote>
  <w:footnote w:id="15">
    <w:p w14:paraId="6CBFDF92" w14:textId="77777777" w:rsidR="00A04EB4" w:rsidRPr="00926A44" w:rsidRDefault="00A04EB4" w:rsidP="00A04EB4">
      <w:pPr>
        <w:pStyle w:val="FootnoteText"/>
        <w:rPr>
          <w:lang w:val="en-US"/>
        </w:rPr>
      </w:pPr>
      <w:r>
        <w:rPr>
          <w:rStyle w:val="FootnoteReference"/>
        </w:rPr>
        <w:footnoteRef/>
      </w:r>
      <w:r>
        <w:t xml:space="preserve"> </w:t>
      </w:r>
      <w:r w:rsidRPr="00926A44">
        <w:rPr>
          <w:lang w:val="en-US"/>
        </w:rPr>
        <w:t>Slashdot, a technology website, became famous for ‘Slashdotting’ websites by sending millions of users to a site. This has since developed into what’s called Distributed Denial of Service (DDoS) attacks, where a network resource or website is made unavailable to users after multiple attacks from a variety of sources.</w:t>
      </w:r>
    </w:p>
  </w:footnote>
  <w:footnote w:id="16">
    <w:p w14:paraId="17F0C526" w14:textId="77777777" w:rsidR="00A04EB4" w:rsidRPr="00926A44" w:rsidRDefault="00A04EB4" w:rsidP="00A04EB4">
      <w:pPr>
        <w:pStyle w:val="FootnoteText"/>
        <w:rPr>
          <w:lang w:val="en-US"/>
        </w:rPr>
      </w:pPr>
      <w:r>
        <w:rPr>
          <w:rStyle w:val="FootnoteReference"/>
        </w:rPr>
        <w:footnoteRef/>
      </w:r>
      <w:r>
        <w:t xml:space="preserve"> </w:t>
      </w:r>
      <w:r>
        <w:rPr>
          <w:lang w:val="en-US"/>
        </w:rPr>
        <w:t xml:space="preserve">Personal correspondence with Howe. </w:t>
      </w:r>
    </w:p>
  </w:footnote>
  <w:footnote w:id="17">
    <w:p w14:paraId="0AC805DE" w14:textId="77777777" w:rsidR="00A04EB4" w:rsidRPr="00D02BAE" w:rsidRDefault="00A04EB4" w:rsidP="00A04EB4">
      <w:pPr>
        <w:pStyle w:val="FootnoteText"/>
        <w:rPr>
          <w:lang w:val="en-US"/>
        </w:rPr>
      </w:pPr>
      <w:r>
        <w:rPr>
          <w:rStyle w:val="FootnoteReference"/>
        </w:rPr>
        <w:footnoteRef/>
      </w:r>
      <w:r>
        <w:t xml:space="preserve"> </w:t>
      </w:r>
      <w:r>
        <w:rPr>
          <w:lang w:val="en-US"/>
        </w:rPr>
        <w:t>J</w:t>
      </w:r>
      <w:r w:rsidRPr="00D02BAE">
        <w:rPr>
          <w:lang w:val="en-US"/>
        </w:rPr>
        <w:t xml:space="preserve">enkins, </w:t>
      </w:r>
      <w:r w:rsidRPr="002D13D3">
        <w:rPr>
          <w:i/>
          <w:lang w:val="en-US"/>
        </w:rPr>
        <w:t>Convergence Culture. Where Old and New Media Collide</w:t>
      </w:r>
      <w:r w:rsidRPr="00D02BAE">
        <w:rPr>
          <w:lang w:val="en-US"/>
        </w:rPr>
        <w:t xml:space="preserve">. </w:t>
      </w:r>
    </w:p>
  </w:footnote>
  <w:footnote w:id="18">
    <w:p w14:paraId="3695DEEE" w14:textId="77777777" w:rsidR="00A04EB4" w:rsidRPr="00534C24" w:rsidRDefault="00A04EB4" w:rsidP="00A04EB4">
      <w:pPr>
        <w:pStyle w:val="FootnoteText"/>
        <w:rPr>
          <w:lang w:val="en-US"/>
        </w:rPr>
      </w:pPr>
      <w:r w:rsidRPr="00545189">
        <w:rPr>
          <w:rStyle w:val="FootnoteReference"/>
        </w:rPr>
        <w:footnoteRef/>
      </w:r>
      <w:r w:rsidRPr="00545189">
        <w:t xml:space="preserve"> Steve Job’s letter from April 2010 expands on Apple’s reasoning behind choosing to disallow Flash on the iPhone</w:t>
      </w:r>
      <w:r>
        <w:t>. Jobs explains that Apple is committed to open standards on the web, and that Flash is 100% a propriatory product owned by Adobe. Further, he points out that despite Adobe’s claims that because they refuse to use Flash, Apple customers cannot access what he calls the ‘full web,’ there are ‘</w:t>
      </w:r>
      <w:r w:rsidRPr="008C1AFF">
        <w:rPr>
          <w:lang w:val="en-US"/>
        </w:rPr>
        <w:t>over 50,000 games and entertainment titles on the App Store</w:t>
      </w:r>
      <w:r>
        <w:rPr>
          <w:lang w:val="en-US"/>
        </w:rPr>
        <w:t>’ and</w:t>
      </w:r>
      <w:r>
        <w:t xml:space="preserve"> ‘</w:t>
      </w:r>
      <w:r w:rsidRPr="008C1AFF">
        <w:rPr>
          <w:lang w:val="en-US"/>
        </w:rPr>
        <w:t>are more games and entertainment titles available for iPhone, iPod and iPad than for any other platform in the world</w:t>
      </w:r>
      <w:r>
        <w:rPr>
          <w:lang w:val="en-US"/>
        </w:rPr>
        <w:t xml:space="preserve">.’ Jobs goes on to highlight the issues with </w:t>
      </w:r>
      <w:r w:rsidRPr="008C1AFF">
        <w:rPr>
          <w:lang w:val="en-US"/>
        </w:rPr>
        <w:t>reliability, security and performance</w:t>
      </w:r>
      <w:r>
        <w:rPr>
          <w:lang w:val="en-US"/>
        </w:rPr>
        <w:t xml:space="preserve"> associated with Flash and the lack of ability to use touch screen technology, </w:t>
      </w:r>
      <w:r>
        <w:t>before presenting a damning account of the way in which Flash drains the battery life of a device (‘</w:t>
      </w:r>
      <w:r w:rsidRPr="008C1AFF">
        <w:rPr>
          <w:lang w:val="en-US"/>
        </w:rPr>
        <w:t>The difference is striking: on an iPhone, for example, H.264 videos play for up to 10 hours, while videos decoded in software play for less than 5 hours before the battery is fully drained</w:t>
      </w:r>
      <w:r>
        <w:t>’). Lastly, and most importantly to Jobs, Apple’s decision to disallow Flash on the iPhone relates to the company’s refusal to allow what Jobs calls ‘a third-party layer of software’. As he argues, ‘</w:t>
      </w:r>
      <w:r w:rsidRPr="00536D5A">
        <w:rPr>
          <w:lang w:val="en-US"/>
        </w:rPr>
        <w:t>If developers grow dependent on third party development libraries and tools, they can only take advantage of platform enhancements if and when the third party chooses to adopt the new features. We cannot be at the mercy of a third party deciding if and when they will make our enhanceme</w:t>
      </w:r>
      <w:r>
        <w:rPr>
          <w:lang w:val="en-US"/>
        </w:rPr>
        <w:t>nts available to our developers’</w:t>
      </w:r>
      <w:r>
        <w:t xml:space="preserve"> </w:t>
      </w:r>
      <w:r>
        <w:rPr>
          <w:lang w:val="en-US"/>
        </w:rPr>
        <w:t xml:space="preserve">Apple, Thoughts on Flash, 2010, </w:t>
      </w:r>
      <w:r w:rsidRPr="00534C24">
        <w:rPr>
          <w:lang w:val="en-US"/>
        </w:rPr>
        <w:t xml:space="preserve">http://www.apple.com/hotnews/thoughts-on-flash/ </w:t>
      </w:r>
    </w:p>
  </w:footnote>
  <w:footnote w:id="19">
    <w:p w14:paraId="2E961CAA" w14:textId="77777777" w:rsidR="00A04EB4" w:rsidRPr="008367B0" w:rsidRDefault="00A04EB4" w:rsidP="00A04EB4">
      <w:pPr>
        <w:pStyle w:val="FootnoteText"/>
        <w:rPr>
          <w:lang w:val="en-US"/>
        </w:rPr>
      </w:pPr>
      <w:r>
        <w:rPr>
          <w:rStyle w:val="FootnoteReference"/>
        </w:rPr>
        <w:footnoteRef/>
      </w:r>
      <w:r>
        <w:t xml:space="preserve"> </w:t>
      </w:r>
      <w:r>
        <w:rPr>
          <w:lang w:val="en-US"/>
        </w:rPr>
        <w:t xml:space="preserve">Steve Watkins, Email to Videoblogging list, 6 December 2006, </w:t>
      </w:r>
      <w:r w:rsidRPr="008367B0">
        <w:rPr>
          <w:lang w:val="en-US"/>
        </w:rPr>
        <w:t>https://groups.yahoo.com/neo/groups/videoblogging/conversations/messages/53080</w:t>
      </w:r>
    </w:p>
  </w:footnote>
  <w:footnote w:id="20">
    <w:p w14:paraId="4FD6752E" w14:textId="77777777" w:rsidR="00A04EB4" w:rsidRPr="00F5666E" w:rsidRDefault="00A04EB4" w:rsidP="00A04EB4">
      <w:pPr>
        <w:pStyle w:val="FootnoteText"/>
        <w:rPr>
          <w:lang w:val="en-US"/>
        </w:rPr>
      </w:pPr>
      <w:r>
        <w:rPr>
          <w:rStyle w:val="FootnoteReference"/>
        </w:rPr>
        <w:footnoteRef/>
      </w:r>
      <w:r>
        <w:t xml:space="preserve"> </w:t>
      </w:r>
      <w:r>
        <w:rPr>
          <w:lang w:val="en-US"/>
        </w:rPr>
        <w:t xml:space="preserve">Although it seems highly likely that Socrates would not have had this nightmare, not that Keen offers any useful insight into Socrates’ though – who theorized that we all have the capacity to ‘remember’ complex ideas. </w:t>
      </w:r>
    </w:p>
  </w:footnote>
  <w:footnote w:id="21">
    <w:p w14:paraId="715A543A" w14:textId="77777777" w:rsidR="00A04EB4" w:rsidRPr="00934975" w:rsidRDefault="00A04EB4" w:rsidP="00A04EB4">
      <w:pPr>
        <w:pStyle w:val="FootnoteText"/>
        <w:rPr>
          <w:lang w:val="en-US"/>
        </w:rPr>
      </w:pPr>
      <w:r>
        <w:rPr>
          <w:rStyle w:val="FootnoteReference"/>
        </w:rPr>
        <w:footnoteRef/>
      </w:r>
      <w:r>
        <w:t xml:space="preserve"> </w:t>
      </w:r>
      <w:r>
        <w:rPr>
          <w:lang w:val="en-US"/>
        </w:rPr>
        <w:t xml:space="preserve">Andrew </w:t>
      </w:r>
      <w:r w:rsidRPr="00934975">
        <w:rPr>
          <w:lang w:val="en-US"/>
        </w:rPr>
        <w:t xml:space="preserve">Keen, </w:t>
      </w:r>
      <w:r w:rsidRPr="002D13D3">
        <w:rPr>
          <w:i/>
          <w:lang w:val="en-US"/>
        </w:rPr>
        <w:t>The Cult of the Amateur: How blogs, MySpace, YouTube, and the rest of today's user-generated media are destroying our economy, our culture, and our values.</w:t>
      </w:r>
      <w:r w:rsidRPr="00934975">
        <w:rPr>
          <w:lang w:val="en-US"/>
        </w:rPr>
        <w:t xml:space="preserve"> </w:t>
      </w:r>
    </w:p>
  </w:footnote>
  <w:footnote w:id="22">
    <w:p w14:paraId="315E3234" w14:textId="77777777" w:rsidR="00A04EB4" w:rsidRPr="00EE2C14" w:rsidRDefault="00A04EB4" w:rsidP="00A04EB4">
      <w:pPr>
        <w:pStyle w:val="FootnoteText"/>
        <w:rPr>
          <w:lang w:val="en-US"/>
        </w:rPr>
      </w:pPr>
      <w:r>
        <w:rPr>
          <w:rStyle w:val="FootnoteReference"/>
        </w:rPr>
        <w:footnoteRef/>
      </w:r>
      <w:r>
        <w:t xml:space="preserve"> </w:t>
      </w:r>
      <w:r>
        <w:rPr>
          <w:lang w:val="en-US"/>
        </w:rPr>
        <w:t xml:space="preserve">Yochai </w:t>
      </w:r>
      <w:r w:rsidRPr="00EE2C14">
        <w:rPr>
          <w:lang w:val="en-US"/>
        </w:rPr>
        <w:t>Benkler</w:t>
      </w:r>
      <w:r w:rsidRPr="002D13D3">
        <w:rPr>
          <w:i/>
          <w:lang w:val="en-US"/>
        </w:rPr>
        <w:t xml:space="preserve">, The Wealth of Networks: How Social Production Transforms </w:t>
      </w:r>
      <w:r w:rsidRPr="002D13D3">
        <w:rPr>
          <w:i/>
          <w:iCs/>
          <w:lang w:val="en-US"/>
        </w:rPr>
        <w:t>Markets and Freedom</w:t>
      </w:r>
      <w:r w:rsidRPr="00EE2C14">
        <w:rPr>
          <w:iCs/>
          <w:lang w:val="en-US"/>
        </w:rPr>
        <w:t xml:space="preserve">, </w:t>
      </w:r>
      <w:r>
        <w:rPr>
          <w:lang w:val="en-US"/>
        </w:rPr>
        <w:t xml:space="preserve">London: Yale, 2006, p. 179. </w:t>
      </w:r>
    </w:p>
  </w:footnote>
  <w:footnote w:id="23">
    <w:p w14:paraId="05B8B58F" w14:textId="77777777" w:rsidR="00A04EB4" w:rsidRPr="000924FE" w:rsidRDefault="00A04EB4" w:rsidP="00A04EB4">
      <w:pPr>
        <w:pStyle w:val="FootnoteText"/>
        <w:rPr>
          <w:lang w:val="en-US"/>
        </w:rPr>
      </w:pPr>
      <w:r>
        <w:rPr>
          <w:rStyle w:val="FootnoteReference"/>
        </w:rPr>
        <w:footnoteRef/>
      </w:r>
      <w:r>
        <w:t xml:space="preserve"> </w:t>
      </w:r>
      <w:r w:rsidRPr="000924FE">
        <w:t>Google Video was launched in January 2005 and was officially closed in August 2012.</w:t>
      </w:r>
    </w:p>
  </w:footnote>
  <w:footnote w:id="24">
    <w:p w14:paraId="1A19D910" w14:textId="77777777" w:rsidR="00A04EB4" w:rsidRPr="00EF7AAD" w:rsidRDefault="00A04EB4" w:rsidP="00A04EB4">
      <w:pPr>
        <w:pStyle w:val="FootnoteText"/>
      </w:pPr>
      <w:r>
        <w:rPr>
          <w:rStyle w:val="FootnoteReference"/>
        </w:rPr>
        <w:footnoteRef/>
      </w:r>
      <w:r>
        <w:t xml:space="preserve"> </w:t>
      </w:r>
      <w:r w:rsidRPr="00EF7AAD">
        <w:rPr>
          <w:lang w:val="en-US"/>
        </w:rPr>
        <w:t>José van Dijck, ‘</w:t>
      </w:r>
      <w:r w:rsidRPr="00EF7AAD">
        <w:t>Television 2.0: YouTube an</w:t>
      </w:r>
      <w:r>
        <w:t>d the emergence of homecasting</w:t>
      </w:r>
      <w:r w:rsidRPr="00EF7AAD">
        <w:t>’ </w:t>
      </w:r>
      <w:r w:rsidRPr="001D0E2E">
        <w:rPr>
          <w:i/>
        </w:rPr>
        <w:t>Creativity, Ownership and Collaboration in the Digital Age</w:t>
      </w:r>
      <w:r w:rsidRPr="00EF7AAD">
        <w:t>, Cambridge, Massachusetts Institute of Technology (2007): p. 27-29.</w:t>
      </w:r>
    </w:p>
  </w:footnote>
  <w:footnote w:id="25">
    <w:p w14:paraId="6CA8F16F" w14:textId="77777777" w:rsidR="00A04EB4" w:rsidRPr="00650F88" w:rsidRDefault="00A04EB4" w:rsidP="00A04EB4">
      <w:pPr>
        <w:pStyle w:val="FootnoteText"/>
        <w:rPr>
          <w:lang w:val="en-US"/>
        </w:rPr>
      </w:pPr>
      <w:r>
        <w:rPr>
          <w:rStyle w:val="FootnoteReference"/>
        </w:rPr>
        <w:footnoteRef/>
      </w:r>
      <w:r>
        <w:t xml:space="preserve"> </w:t>
      </w:r>
      <w:r>
        <w:rPr>
          <w:lang w:val="en-US"/>
        </w:rPr>
        <w:t xml:space="preserve">van Dijck, </w:t>
      </w:r>
      <w:r w:rsidRPr="00EF7AAD">
        <w:rPr>
          <w:lang w:val="en-US"/>
        </w:rPr>
        <w:t>‘</w:t>
      </w:r>
      <w:r w:rsidRPr="00EF7AAD">
        <w:t>Television 2.0: YouTube an</w:t>
      </w:r>
      <w:r>
        <w:t>d the emergence of homecasting</w:t>
      </w:r>
      <w:r w:rsidRPr="00EF7AAD">
        <w:t>’</w:t>
      </w:r>
      <w:r>
        <w:t>.</w:t>
      </w:r>
    </w:p>
  </w:footnote>
  <w:footnote w:id="26">
    <w:p w14:paraId="28431920" w14:textId="77777777" w:rsidR="00A04EB4" w:rsidRPr="00934975" w:rsidRDefault="00A04EB4" w:rsidP="00A04EB4">
      <w:pPr>
        <w:pStyle w:val="FootnoteText"/>
        <w:rPr>
          <w:lang w:val="en-US"/>
        </w:rPr>
      </w:pPr>
      <w:r>
        <w:rPr>
          <w:rStyle w:val="FootnoteReference"/>
        </w:rPr>
        <w:footnoteRef/>
      </w:r>
      <w:r>
        <w:t xml:space="preserve"> Lev </w:t>
      </w:r>
      <w:r>
        <w:rPr>
          <w:lang w:val="en-US"/>
        </w:rPr>
        <w:t>Grossman,</w:t>
      </w:r>
      <w:r w:rsidRPr="00934975">
        <w:rPr>
          <w:lang w:val="en-US"/>
        </w:rPr>
        <w:t xml:space="preserve"> </w:t>
      </w:r>
      <w:r>
        <w:rPr>
          <w:lang w:val="en-US"/>
        </w:rPr>
        <w:t>‘</w:t>
      </w:r>
      <w:r w:rsidRPr="00934975">
        <w:rPr>
          <w:lang w:val="en-US"/>
        </w:rPr>
        <w:t xml:space="preserve">You — Yes, You — Are TIME’s Person of the Year, </w:t>
      </w:r>
      <w:r w:rsidRPr="00934975">
        <w:rPr>
          <w:i/>
          <w:iCs/>
          <w:lang w:val="en-US"/>
        </w:rPr>
        <w:t>Time Magazine</w:t>
      </w:r>
      <w:r>
        <w:rPr>
          <w:i/>
          <w:iCs/>
          <w:lang w:val="en-US"/>
        </w:rPr>
        <w:t>’</w:t>
      </w:r>
      <w:r w:rsidRPr="00934975">
        <w:rPr>
          <w:lang w:val="en-US"/>
        </w:rPr>
        <w:t>,</w:t>
      </w:r>
      <w:r>
        <w:rPr>
          <w:lang w:val="en-US"/>
        </w:rPr>
        <w:t xml:space="preserve"> 2006</w:t>
      </w:r>
      <w:r w:rsidRPr="00934975">
        <w:rPr>
          <w:lang w:val="en-US"/>
        </w:rPr>
        <w:t xml:space="preserve"> http://content.time.com/time/magazine/article/0,9171,1570810,00.html </w:t>
      </w:r>
      <w:r>
        <w:rPr>
          <w:lang w:val="en-US"/>
        </w:rPr>
        <w:t xml:space="preserve">, accessed 15 June 2014. </w:t>
      </w:r>
    </w:p>
  </w:footnote>
  <w:footnote w:id="27">
    <w:p w14:paraId="3127A662" w14:textId="77777777" w:rsidR="00A04EB4" w:rsidRPr="00534C24" w:rsidRDefault="00A04EB4" w:rsidP="00A04EB4">
      <w:pPr>
        <w:pStyle w:val="FootnoteText"/>
        <w:rPr>
          <w:lang w:val="en-US"/>
        </w:rPr>
      </w:pPr>
      <w:r>
        <w:rPr>
          <w:rStyle w:val="FootnoteReference"/>
        </w:rPr>
        <w:footnoteRef/>
      </w:r>
      <w:r>
        <w:t xml:space="preserve"> </w:t>
      </w:r>
      <w:r>
        <w:rPr>
          <w:lang w:val="en-US"/>
        </w:rPr>
        <w:t xml:space="preserve">Lessig, </w:t>
      </w:r>
      <w:r w:rsidRPr="001D0E2E">
        <w:rPr>
          <w:i/>
          <w:lang w:val="en-US"/>
        </w:rPr>
        <w:t>Free Culture</w:t>
      </w:r>
      <w:r>
        <w:rPr>
          <w:lang w:val="en-US"/>
        </w:rPr>
        <w:t>; see also David M. Berry,</w:t>
      </w:r>
      <w:r w:rsidRPr="00534C24">
        <w:rPr>
          <w:lang w:val="en-US"/>
        </w:rPr>
        <w:t xml:space="preserve"> </w:t>
      </w:r>
      <w:r w:rsidRPr="001D0E2E">
        <w:rPr>
          <w:i/>
          <w:lang w:val="en-US"/>
        </w:rPr>
        <w:t>Copy, Rip, Burn: The Politics of Copyleft and Open Source</w:t>
      </w:r>
      <w:r w:rsidRPr="00534C24">
        <w:rPr>
          <w:lang w:val="en-US"/>
        </w:rPr>
        <w:t xml:space="preserve">, </w:t>
      </w:r>
      <w:r>
        <w:rPr>
          <w:lang w:val="en-US"/>
        </w:rPr>
        <w:t>London: Pluto Press, 2008.</w:t>
      </w:r>
    </w:p>
  </w:footnote>
  <w:footnote w:id="28">
    <w:p w14:paraId="5926DB8F" w14:textId="77777777" w:rsidR="00A04EB4" w:rsidRPr="00F018A8" w:rsidRDefault="00A04EB4" w:rsidP="00A04EB4">
      <w:pPr>
        <w:pStyle w:val="FootnoteText"/>
        <w:rPr>
          <w:lang w:val="en-US"/>
        </w:rPr>
      </w:pPr>
      <w:r>
        <w:rPr>
          <w:rStyle w:val="FootnoteReference"/>
        </w:rPr>
        <w:footnoteRef/>
      </w:r>
      <w:r>
        <w:t xml:space="preserve"> </w:t>
      </w:r>
      <w:r w:rsidRPr="00F018A8">
        <w:t xml:space="preserve">More recent years have also seen the rising importance of social media and videoblogging, in particular in relation to social movements such as the Arab Spring, which echoes what </w:t>
      </w:r>
      <w:r>
        <w:t xml:space="preserve">Geert </w:t>
      </w:r>
      <w:r w:rsidRPr="00F018A8">
        <w:t>Lovink once called ‘tactical media’, which utilises digital technologies such as Twitter and Facebook, to post violent videos directly from political protests in potentially violent conflict zones.</w:t>
      </w:r>
    </w:p>
  </w:footnote>
  <w:footnote w:id="29">
    <w:p w14:paraId="42C1F49C" w14:textId="77777777" w:rsidR="00A04EB4" w:rsidRPr="00257FC1" w:rsidRDefault="00A04EB4" w:rsidP="00A04EB4">
      <w:pPr>
        <w:pStyle w:val="FootnoteText"/>
        <w:rPr>
          <w:lang w:val="en-US"/>
        </w:rPr>
      </w:pPr>
      <w:r>
        <w:rPr>
          <w:rStyle w:val="FootnoteReference"/>
        </w:rPr>
        <w:footnoteRef/>
      </w:r>
      <w:r>
        <w:t xml:space="preserve"> </w:t>
      </w:r>
      <w:r>
        <w:rPr>
          <w:i/>
          <w:lang w:val="en-US"/>
        </w:rPr>
        <w:t>The Lumiere Manifesto</w:t>
      </w:r>
      <w:r>
        <w:rPr>
          <w:lang w:val="en-US"/>
        </w:rPr>
        <w:t xml:space="preserve"> called for videoblogging to embrace the simplicity of the ‘natural limits of the original Lumieres’ by encouraging the creation of videos of no more than 60 seconds that featured no edits, no audio, no effects, no zoom and a steady, a fixed camera. The collection of Lumiere videos archived on </w:t>
      </w:r>
      <w:r w:rsidRPr="00257FC1">
        <w:rPr>
          <w:lang w:val="en-US"/>
        </w:rPr>
        <w:t>http://videoblogging.info/lumiere/</w:t>
      </w:r>
      <w:r>
        <w:rPr>
          <w:lang w:val="en-US"/>
        </w:rPr>
        <w:t xml:space="preserve"> currently stands at 1665 videos by 110 participants. </w:t>
      </w:r>
    </w:p>
  </w:footnote>
  <w:footnote w:id="30">
    <w:p w14:paraId="25D1E196" w14:textId="77777777" w:rsidR="00A04EB4" w:rsidRPr="00127023" w:rsidRDefault="00A04EB4" w:rsidP="00A04EB4">
      <w:pPr>
        <w:pStyle w:val="FootnoteText"/>
        <w:rPr>
          <w:lang w:val="en-US"/>
        </w:rPr>
      </w:pPr>
      <w:r>
        <w:rPr>
          <w:rStyle w:val="FootnoteReference"/>
        </w:rPr>
        <w:footnoteRef/>
      </w:r>
      <w:r>
        <w:t xml:space="preserve"> Seth </w:t>
      </w:r>
      <w:r>
        <w:rPr>
          <w:lang w:val="en-US"/>
        </w:rPr>
        <w:t>Feldman, ‘V</w:t>
      </w:r>
      <w:r w:rsidRPr="00127023">
        <w:rPr>
          <w:lang w:val="en-US"/>
        </w:rPr>
        <w:t>ertov after Manovich</w:t>
      </w:r>
      <w:r>
        <w:rPr>
          <w:lang w:val="en-US"/>
        </w:rPr>
        <w:t>’,</w:t>
      </w:r>
      <w:r w:rsidRPr="00127023">
        <w:rPr>
          <w:lang w:val="en-US"/>
        </w:rPr>
        <w:t xml:space="preserve"> </w:t>
      </w:r>
      <w:r w:rsidRPr="00127023">
        <w:rPr>
          <w:i/>
          <w:iCs/>
          <w:lang w:val="en-US"/>
        </w:rPr>
        <w:t>Canadian Journal of Film Studies</w:t>
      </w:r>
      <w:r w:rsidRPr="00127023">
        <w:rPr>
          <w:lang w:val="en-US"/>
        </w:rPr>
        <w:t>, 16</w:t>
      </w:r>
      <w:r>
        <w:rPr>
          <w:lang w:val="en-US"/>
        </w:rPr>
        <w:t>.1, (2007).</w:t>
      </w:r>
      <w:r w:rsidRPr="00127023">
        <w:rPr>
          <w:lang w:val="en-US"/>
        </w:rPr>
        <w:t xml:space="preserve"> </w:t>
      </w:r>
    </w:p>
    <w:p w14:paraId="7FC7F3F5" w14:textId="77777777" w:rsidR="00A04EB4" w:rsidRPr="00F47430" w:rsidRDefault="00A04EB4" w:rsidP="00A04EB4">
      <w:pPr>
        <w:pStyle w:val="FootnoteText"/>
        <w:rPr>
          <w:lang w:val="en-US"/>
        </w:rPr>
      </w:pPr>
      <w:r w:rsidRPr="00127023">
        <w:rPr>
          <w:lang w:val="en-US"/>
        </w:rPr>
        <w:t xml:space="preserve"> </w:t>
      </w:r>
      <w:r>
        <w:rPr>
          <w:lang w:val="en-US"/>
        </w:rPr>
        <w:t xml:space="preserve">Interestingly, an early example of convergence between amateur and professional/mainstream culture, the movie </w:t>
      </w:r>
      <w:r>
        <w:rPr>
          <w:i/>
          <w:lang w:val="en-US"/>
        </w:rPr>
        <w:t>Tarnation</w:t>
      </w:r>
      <w:r>
        <w:rPr>
          <w:lang w:val="en-US"/>
        </w:rPr>
        <w:t xml:space="preserve"> (dir: Caouette 2003) was created from a large database of sorts of archived home move footage, including answer phone messages, photographs, Super 8 footage and VHS videotape. </w:t>
      </w:r>
    </w:p>
  </w:footnote>
  <w:footnote w:id="31">
    <w:p w14:paraId="34E6EE3F" w14:textId="77777777" w:rsidR="00A04EB4" w:rsidRPr="00D5002B" w:rsidRDefault="00A04EB4" w:rsidP="00A04EB4">
      <w:pPr>
        <w:pStyle w:val="FootnoteText"/>
        <w:rPr>
          <w:lang w:val="en-US"/>
        </w:rPr>
      </w:pPr>
      <w:r>
        <w:rPr>
          <w:rStyle w:val="FootnoteReference"/>
        </w:rPr>
        <w:footnoteRef/>
      </w:r>
      <w:r>
        <w:t xml:space="preserve"> Lev </w:t>
      </w:r>
      <w:r>
        <w:rPr>
          <w:lang w:val="en-US"/>
        </w:rPr>
        <w:t>Manovich, ‘</w:t>
      </w:r>
      <w:r w:rsidRPr="00D5002B">
        <w:rPr>
          <w:lang w:val="en-US"/>
        </w:rPr>
        <w:t>Visualizing Vertov</w:t>
      </w:r>
      <w:r>
        <w:rPr>
          <w:lang w:val="en-US"/>
        </w:rPr>
        <w:t>’</w:t>
      </w:r>
      <w:r w:rsidRPr="00D5002B">
        <w:rPr>
          <w:lang w:val="en-US"/>
        </w:rPr>
        <w:t xml:space="preserve">, </w:t>
      </w:r>
      <w:r w:rsidRPr="00D5002B">
        <w:rPr>
          <w:i/>
          <w:iCs/>
          <w:lang w:val="en-US"/>
        </w:rPr>
        <w:t xml:space="preserve">Russian Journal of Communication, </w:t>
      </w:r>
      <w:r>
        <w:rPr>
          <w:lang w:val="en-US"/>
        </w:rPr>
        <w:t>5. 1, (2013)</w:t>
      </w:r>
      <w:r w:rsidRPr="00AF029A">
        <w:rPr>
          <w:lang w:val="en-US"/>
        </w:rPr>
        <w:t xml:space="preserve"> </w:t>
      </w:r>
      <w:r>
        <w:rPr>
          <w:lang w:val="en-US"/>
        </w:rPr>
        <w:t>pp. 44-55.</w:t>
      </w:r>
    </w:p>
  </w:footnote>
  <w:footnote w:id="32">
    <w:p w14:paraId="1A4EC4A0" w14:textId="77777777" w:rsidR="00A04EB4" w:rsidRPr="00127023" w:rsidRDefault="00A04EB4" w:rsidP="00A04EB4">
      <w:pPr>
        <w:pStyle w:val="FootnoteText"/>
        <w:rPr>
          <w:lang w:val="en-US"/>
        </w:rPr>
      </w:pPr>
      <w:r>
        <w:rPr>
          <w:rStyle w:val="FootnoteReference"/>
        </w:rPr>
        <w:footnoteRef/>
      </w:r>
      <w:r>
        <w:t xml:space="preserve"> Jonathan </w:t>
      </w:r>
      <w:r w:rsidRPr="00127023">
        <w:rPr>
          <w:lang w:val="en-US"/>
        </w:rPr>
        <w:t xml:space="preserve">Dawson, </w:t>
      </w:r>
      <w:r>
        <w:rPr>
          <w:lang w:val="en-US"/>
        </w:rPr>
        <w:t>‘</w:t>
      </w:r>
      <w:r w:rsidRPr="00127023">
        <w:rPr>
          <w:lang w:val="en-US"/>
        </w:rPr>
        <w:t>Dziga Vertov</w:t>
      </w:r>
      <w:r>
        <w:rPr>
          <w:lang w:val="en-US"/>
        </w:rPr>
        <w:t>’</w:t>
      </w:r>
      <w:r w:rsidRPr="00127023">
        <w:rPr>
          <w:lang w:val="en-US"/>
        </w:rPr>
        <w:t xml:space="preserve">, </w:t>
      </w:r>
      <w:r w:rsidRPr="00127023">
        <w:rPr>
          <w:i/>
          <w:iCs/>
          <w:lang w:val="en-US"/>
        </w:rPr>
        <w:t xml:space="preserve">Senses of Cinema, </w:t>
      </w:r>
      <w:r>
        <w:rPr>
          <w:lang w:val="en-US"/>
        </w:rPr>
        <w:t xml:space="preserve">issue 23 (2003). </w:t>
      </w:r>
      <w:r w:rsidRPr="00127023">
        <w:rPr>
          <w:lang w:val="en-US"/>
        </w:rPr>
        <w:t xml:space="preserve"> </w:t>
      </w:r>
    </w:p>
  </w:footnote>
  <w:footnote w:id="33">
    <w:p w14:paraId="5AD9EA84" w14:textId="77777777" w:rsidR="00A04EB4" w:rsidRPr="00C86E73" w:rsidRDefault="00A04EB4" w:rsidP="00A04EB4">
      <w:pPr>
        <w:pStyle w:val="FootnoteText"/>
        <w:rPr>
          <w:lang w:val="en-US"/>
        </w:rPr>
      </w:pPr>
      <w:r>
        <w:rPr>
          <w:rStyle w:val="FootnoteReference"/>
        </w:rPr>
        <w:footnoteRef/>
      </w:r>
      <w:r>
        <w:t xml:space="preserve"> Jussi </w:t>
      </w:r>
      <w:r>
        <w:rPr>
          <w:lang w:val="en-US"/>
        </w:rPr>
        <w:t>Parikka,</w:t>
      </w:r>
      <w:r w:rsidRPr="00C86E73">
        <w:rPr>
          <w:lang w:val="en-US"/>
        </w:rPr>
        <w:t xml:space="preserve"> </w:t>
      </w:r>
      <w:r w:rsidRPr="00C86E73">
        <w:rPr>
          <w:i/>
          <w:iCs/>
          <w:lang w:val="en-US"/>
        </w:rPr>
        <w:t xml:space="preserve">What is Media Archaeology? </w:t>
      </w:r>
      <w:r>
        <w:rPr>
          <w:lang w:val="en-US"/>
        </w:rPr>
        <w:t>Cambridge: Polity, 2012</w:t>
      </w:r>
    </w:p>
  </w:footnote>
  <w:footnote w:id="34">
    <w:p w14:paraId="7506B339" w14:textId="77777777" w:rsidR="00A04EB4" w:rsidRPr="00516173" w:rsidRDefault="00A04EB4" w:rsidP="00A04EB4">
      <w:pPr>
        <w:pStyle w:val="FootnoteText"/>
        <w:rPr>
          <w:lang w:val="en-US"/>
        </w:rPr>
      </w:pPr>
      <w:r>
        <w:rPr>
          <w:rStyle w:val="FootnoteReference"/>
        </w:rPr>
        <w:footnoteRef/>
      </w:r>
      <w:r>
        <w:t xml:space="preserve"> Erkki </w:t>
      </w:r>
      <w:r>
        <w:rPr>
          <w:lang w:val="en-US"/>
        </w:rPr>
        <w:t>Huhtamo, ‘</w:t>
      </w:r>
      <w:r w:rsidRPr="00516173">
        <w:rPr>
          <w:lang w:val="en-US"/>
        </w:rPr>
        <w:t>From Kaleidoscomaniac to Cybernerd. Towards an Archeolo</w:t>
      </w:r>
      <w:r>
        <w:rPr>
          <w:lang w:val="en-US"/>
        </w:rPr>
        <w:t xml:space="preserve">gy of the Media’ 19 June </w:t>
      </w:r>
      <w:r w:rsidRPr="00516173">
        <w:rPr>
          <w:lang w:val="en-US"/>
        </w:rPr>
        <w:t>2014</w:t>
      </w:r>
      <w:r>
        <w:rPr>
          <w:lang w:val="en-US"/>
        </w:rPr>
        <w:t>, 1997,</w:t>
      </w:r>
      <w:r w:rsidRPr="00516173">
        <w:rPr>
          <w:lang w:val="en-US"/>
        </w:rPr>
        <w:t xml:space="preserve"> from http://www.stanford.edu/class/history34q/re</w:t>
      </w:r>
      <w:r>
        <w:rPr>
          <w:lang w:val="en-US"/>
        </w:rPr>
        <w:t>adings/MediaArchaeology/Huhtamo</w:t>
      </w:r>
      <w:r w:rsidRPr="00516173">
        <w:rPr>
          <w:lang w:val="en-US"/>
        </w:rPr>
        <w:t xml:space="preserve">ArchaeologyOfMedia.html </w:t>
      </w:r>
    </w:p>
  </w:footnote>
  <w:footnote w:id="35">
    <w:p w14:paraId="1D1699C7" w14:textId="77777777" w:rsidR="00A04EB4" w:rsidRPr="00516173" w:rsidRDefault="00A04EB4" w:rsidP="00A04EB4">
      <w:pPr>
        <w:pStyle w:val="FootnoteText"/>
        <w:rPr>
          <w:lang w:val="en-US"/>
        </w:rPr>
      </w:pPr>
      <w:r>
        <w:rPr>
          <w:rStyle w:val="FootnoteReference"/>
        </w:rPr>
        <w:footnoteRef/>
      </w:r>
      <w:r>
        <w:t xml:space="preserve"> Zielinski, in </w:t>
      </w:r>
      <w:r w:rsidRPr="00516173">
        <w:rPr>
          <w:lang w:val="en-US"/>
        </w:rPr>
        <w:t xml:space="preserve">Parikka, </w:t>
      </w:r>
      <w:r w:rsidRPr="00516173">
        <w:rPr>
          <w:i/>
          <w:iCs/>
          <w:lang w:val="en-US"/>
        </w:rPr>
        <w:t>What is Media Archaeology?</w:t>
      </w:r>
      <w:r>
        <w:rPr>
          <w:lang w:val="en-US"/>
        </w:rPr>
        <w:t>: 11-14</w:t>
      </w:r>
    </w:p>
  </w:footnote>
  <w:footnote w:id="36">
    <w:p w14:paraId="07163BBE" w14:textId="77777777" w:rsidR="00A04EB4" w:rsidRPr="004C456D" w:rsidRDefault="00A04EB4" w:rsidP="00A04EB4">
      <w:pPr>
        <w:pStyle w:val="FootnoteText"/>
        <w:rPr>
          <w:lang w:val="en-US"/>
        </w:rPr>
      </w:pPr>
      <w:r>
        <w:rPr>
          <w:rStyle w:val="FootnoteReference"/>
        </w:rPr>
        <w:footnoteRef/>
      </w:r>
      <w:r>
        <w:t xml:space="preserve"> </w:t>
      </w:r>
      <w:r w:rsidRPr="004C456D">
        <w:rPr>
          <w:lang w:val="en-US"/>
        </w:rPr>
        <w:t xml:space="preserve">Parikka, </w:t>
      </w:r>
      <w:r w:rsidRPr="001D0E2E">
        <w:rPr>
          <w:i/>
          <w:lang w:val="en-US"/>
        </w:rPr>
        <w:t>What is Media Archaeology?</w:t>
      </w:r>
      <w:r>
        <w:rPr>
          <w:lang w:val="en-US"/>
        </w:rPr>
        <w:t>: p. 5</w:t>
      </w:r>
    </w:p>
  </w:footnote>
  <w:footnote w:id="37">
    <w:p w14:paraId="7AFE9055" w14:textId="77777777" w:rsidR="00A04EB4" w:rsidRPr="00117248" w:rsidRDefault="00A04EB4" w:rsidP="00A04EB4">
      <w:pPr>
        <w:pStyle w:val="FootnoteText"/>
        <w:rPr>
          <w:lang w:val="en-US"/>
        </w:rPr>
      </w:pPr>
      <w:r>
        <w:rPr>
          <w:rStyle w:val="FootnoteReference"/>
        </w:rPr>
        <w:footnoteRef/>
      </w:r>
      <w:r>
        <w:t xml:space="preserve"> Adrian </w:t>
      </w:r>
      <w:r>
        <w:rPr>
          <w:lang w:val="en-US"/>
        </w:rPr>
        <w:t xml:space="preserve">Miles, </w:t>
      </w:r>
      <w:r w:rsidRPr="00117248">
        <w:rPr>
          <w:lang w:val="en-US"/>
        </w:rPr>
        <w:t xml:space="preserve">Email to Videoblogging email list, 26th May 2005, accessed 09/09/2014 from </w:t>
      </w:r>
    </w:p>
    <w:p w14:paraId="12F40272" w14:textId="77777777" w:rsidR="00A04EB4" w:rsidRPr="00F92A72" w:rsidRDefault="00A04EB4" w:rsidP="00A04EB4">
      <w:pPr>
        <w:pStyle w:val="FootnoteText"/>
        <w:rPr>
          <w:lang w:val="en-US"/>
        </w:rPr>
      </w:pPr>
      <w:r w:rsidRPr="00117248">
        <w:rPr>
          <w:lang w:val="en-US"/>
        </w:rPr>
        <w:t xml:space="preserve">https://groups.yahoo.com/neo/groups/videoblogging/conversations/messages/12 165 </w:t>
      </w:r>
    </w:p>
  </w:footnote>
  <w:footnote w:id="38">
    <w:p w14:paraId="360E82BE" w14:textId="77777777" w:rsidR="00A04EB4" w:rsidRPr="00C14849" w:rsidRDefault="00A04EB4" w:rsidP="00A04EB4">
      <w:pPr>
        <w:pStyle w:val="FootnoteText"/>
        <w:rPr>
          <w:lang w:val="en-US"/>
        </w:rPr>
      </w:pPr>
      <w:r>
        <w:rPr>
          <w:rStyle w:val="FootnoteReference"/>
        </w:rPr>
        <w:footnoteRef/>
      </w:r>
      <w:r>
        <w:t xml:space="preserve"> Vertov, quoted in </w:t>
      </w:r>
      <w:r>
        <w:rPr>
          <w:lang w:val="en-US"/>
        </w:rPr>
        <w:t>Dawson, ‘</w:t>
      </w:r>
      <w:r w:rsidRPr="00127023">
        <w:rPr>
          <w:lang w:val="en-US"/>
        </w:rPr>
        <w:t>Dziga Vertov</w:t>
      </w:r>
      <w:r>
        <w:rPr>
          <w:lang w:val="en-US"/>
        </w:rPr>
        <w:t>’.</w:t>
      </w:r>
    </w:p>
  </w:footnote>
  <w:footnote w:id="39">
    <w:p w14:paraId="65BA76C2" w14:textId="77777777" w:rsidR="00A04EB4" w:rsidRPr="00D2191F" w:rsidRDefault="00A04EB4" w:rsidP="00A04EB4">
      <w:pPr>
        <w:pStyle w:val="FootnoteText"/>
        <w:rPr>
          <w:lang w:val="en-US"/>
        </w:rPr>
      </w:pPr>
      <w:r>
        <w:rPr>
          <w:rStyle w:val="FootnoteReference"/>
        </w:rPr>
        <w:footnoteRef/>
      </w:r>
      <w:r>
        <w:t xml:space="preserve"> David N. </w:t>
      </w:r>
      <w:r>
        <w:rPr>
          <w:lang w:val="en-US"/>
        </w:rPr>
        <w:t>Rodowick,</w:t>
      </w:r>
      <w:r w:rsidRPr="00D2191F">
        <w:rPr>
          <w:lang w:val="en-US"/>
        </w:rPr>
        <w:t xml:space="preserve"> </w:t>
      </w:r>
      <w:r w:rsidRPr="00D2191F">
        <w:rPr>
          <w:i/>
          <w:iCs/>
          <w:lang w:val="en-US"/>
        </w:rPr>
        <w:t>The virtual life of film</w:t>
      </w:r>
      <w:r w:rsidRPr="00D2191F">
        <w:rPr>
          <w:lang w:val="en-US"/>
        </w:rPr>
        <w:t>, Cambridge</w:t>
      </w:r>
      <w:r>
        <w:rPr>
          <w:lang w:val="en-US"/>
        </w:rPr>
        <w:t xml:space="preserve">, MA: Harvard University Press, 2007, p. viii, </w:t>
      </w:r>
      <w:r w:rsidRPr="00D2191F">
        <w:t>see also Manovich</w:t>
      </w:r>
      <w:r>
        <w:rPr>
          <w:lang w:val="en-US"/>
        </w:rPr>
        <w:t xml:space="preserve">, </w:t>
      </w:r>
      <w:r w:rsidRPr="00D2191F">
        <w:rPr>
          <w:i/>
          <w:iCs/>
          <w:lang w:val="en-US"/>
        </w:rPr>
        <w:t>The Language of New Media</w:t>
      </w:r>
      <w:r>
        <w:rPr>
          <w:lang w:val="en-US"/>
        </w:rPr>
        <w:t xml:space="preserve">, p. </w:t>
      </w:r>
      <w:r w:rsidRPr="00D2191F">
        <w:t xml:space="preserve">78-79, who argues that </w:t>
      </w:r>
      <w:r>
        <w:t>‘</w:t>
      </w:r>
      <w:r w:rsidRPr="00D2191F">
        <w:t>a hundred years after cinema’s birth, cinematic ways of seeing the world, of structuring time, of narrating a story, of linking one experience to the next, have become the basic means by which computer users access and interact with all cultural data</w:t>
      </w:r>
      <w:r>
        <w:t>’.</w:t>
      </w:r>
    </w:p>
  </w:footnote>
  <w:footnote w:id="40">
    <w:p w14:paraId="3D6AD21C" w14:textId="77777777" w:rsidR="00A04EB4" w:rsidRPr="00205CEF" w:rsidRDefault="00A04EB4" w:rsidP="00A04EB4">
      <w:pPr>
        <w:pStyle w:val="FootnoteText"/>
        <w:rPr>
          <w:lang w:val="en-US"/>
        </w:rPr>
      </w:pPr>
      <w:r>
        <w:rPr>
          <w:rStyle w:val="FootnoteReference"/>
        </w:rPr>
        <w:footnoteRef/>
      </w:r>
      <w:r>
        <w:t xml:space="preserve"> Thomas </w:t>
      </w:r>
      <w:r>
        <w:rPr>
          <w:lang w:val="en-US"/>
        </w:rPr>
        <w:t>Elsaesser, ‘E</w:t>
      </w:r>
      <w:r w:rsidRPr="00205CEF">
        <w:rPr>
          <w:lang w:val="en-US"/>
        </w:rPr>
        <w:t>arly Film History and Multi-Media: An Archaeology of Possible Futures?</w:t>
      </w:r>
      <w:r>
        <w:rPr>
          <w:lang w:val="en-US"/>
        </w:rPr>
        <w:t>’</w:t>
      </w:r>
      <w:r w:rsidRPr="00205CEF">
        <w:rPr>
          <w:lang w:val="en-US"/>
        </w:rPr>
        <w:t xml:space="preserve"> in </w:t>
      </w:r>
      <w:r>
        <w:rPr>
          <w:lang w:val="en-US"/>
        </w:rPr>
        <w:t>Wendy H. K. Chun</w:t>
      </w:r>
      <w:r w:rsidRPr="00205CEF">
        <w:rPr>
          <w:lang w:val="en-US"/>
        </w:rPr>
        <w:t xml:space="preserve"> and </w:t>
      </w:r>
      <w:r>
        <w:rPr>
          <w:lang w:val="en-US"/>
        </w:rPr>
        <w:t xml:space="preserve">Thomas </w:t>
      </w:r>
      <w:r w:rsidRPr="00205CEF">
        <w:rPr>
          <w:lang w:val="en-US"/>
        </w:rPr>
        <w:t xml:space="preserve">Keenan, </w:t>
      </w:r>
      <w:r>
        <w:rPr>
          <w:lang w:val="en-US"/>
        </w:rPr>
        <w:t>(e</w:t>
      </w:r>
      <w:r w:rsidRPr="00205CEF">
        <w:rPr>
          <w:lang w:val="en-US"/>
        </w:rPr>
        <w:t xml:space="preserve">ds) </w:t>
      </w:r>
      <w:r w:rsidRPr="00205CEF">
        <w:rPr>
          <w:i/>
          <w:iCs/>
          <w:lang w:val="en-US"/>
        </w:rPr>
        <w:t>New media, old media: a history and theory reader</w:t>
      </w:r>
      <w:r>
        <w:rPr>
          <w:lang w:val="en-US"/>
        </w:rPr>
        <w:t>, London: Routledge, 2006, p. 20-21.</w:t>
      </w:r>
      <w:r w:rsidRPr="00205CEF">
        <w:rPr>
          <w:lang w:val="en-US"/>
        </w:rPr>
        <w:t xml:space="preserve"> </w:t>
      </w:r>
    </w:p>
  </w:footnote>
  <w:footnote w:id="41">
    <w:p w14:paraId="460B49A6" w14:textId="77777777" w:rsidR="00A04EB4" w:rsidRPr="00237F7C" w:rsidRDefault="00A04EB4" w:rsidP="00A04EB4">
      <w:pPr>
        <w:pStyle w:val="FootnoteText"/>
        <w:rPr>
          <w:lang w:val="en-US"/>
        </w:rPr>
      </w:pPr>
      <w:r>
        <w:rPr>
          <w:rStyle w:val="FootnoteReference"/>
        </w:rPr>
        <w:footnoteRef/>
      </w:r>
      <w:r>
        <w:t xml:space="preserve"> Michael </w:t>
      </w:r>
      <w:r>
        <w:rPr>
          <w:lang w:val="en-US"/>
        </w:rPr>
        <w:t>Renov,</w:t>
      </w:r>
      <w:r w:rsidRPr="00237F7C">
        <w:rPr>
          <w:lang w:val="en-US"/>
        </w:rPr>
        <w:t xml:space="preserve"> </w:t>
      </w:r>
      <w:r w:rsidRPr="00237F7C">
        <w:rPr>
          <w:i/>
          <w:iCs/>
          <w:lang w:val="en-US"/>
        </w:rPr>
        <w:t>The Subject of Documentary</w:t>
      </w:r>
      <w:r w:rsidRPr="00237F7C">
        <w:rPr>
          <w:lang w:val="en-US"/>
        </w:rPr>
        <w:t xml:space="preserve">, London: University of Minneapolis </w:t>
      </w:r>
      <w:r>
        <w:rPr>
          <w:lang w:val="en-US"/>
        </w:rPr>
        <w:t>Press, 2004: p. 171-172</w:t>
      </w:r>
    </w:p>
  </w:footnote>
  <w:footnote w:id="42">
    <w:p w14:paraId="3A15381A" w14:textId="77777777" w:rsidR="00A04EB4" w:rsidRPr="006A636B" w:rsidRDefault="00A04EB4" w:rsidP="00A04EB4">
      <w:pPr>
        <w:pStyle w:val="FootnoteText"/>
        <w:rPr>
          <w:lang w:val="en-US"/>
        </w:rPr>
      </w:pPr>
      <w:r>
        <w:rPr>
          <w:rStyle w:val="FootnoteReference"/>
        </w:rPr>
        <w:footnoteRef/>
      </w:r>
      <w:r>
        <w:t xml:space="preserve"> </w:t>
      </w:r>
      <w:r w:rsidRPr="002624A1">
        <w:t xml:space="preserve">Tom </w:t>
      </w:r>
      <w:r w:rsidRPr="002624A1">
        <w:rPr>
          <w:lang w:val="en-US"/>
        </w:rPr>
        <w:t xml:space="preserve">Gunning, ‘Systematizing the Electric Message’, in Charlie Keil and Shelley Stamp (eds) </w:t>
      </w:r>
      <w:r w:rsidRPr="002624A1">
        <w:rPr>
          <w:i/>
          <w:iCs/>
          <w:lang w:val="en-US"/>
        </w:rPr>
        <w:t xml:space="preserve">American Cinema’s Transitional Era: Audiences, Institutions, Practices, </w:t>
      </w:r>
      <w:r w:rsidRPr="002624A1">
        <w:rPr>
          <w:lang w:val="en-US"/>
        </w:rPr>
        <w:t xml:space="preserve">Berkeley: University of California Press, </w:t>
      </w:r>
      <w:r>
        <w:rPr>
          <w:lang w:val="en-US"/>
        </w:rPr>
        <w:t xml:space="preserve">2004: p. 19. </w:t>
      </w:r>
    </w:p>
  </w:footnote>
  <w:footnote w:id="43">
    <w:p w14:paraId="5B160C45" w14:textId="77777777" w:rsidR="00A04EB4" w:rsidRPr="002C16D1" w:rsidRDefault="00A04EB4" w:rsidP="00A04EB4">
      <w:pPr>
        <w:pStyle w:val="FootnoteText"/>
        <w:rPr>
          <w:lang w:val="en-US"/>
        </w:rPr>
      </w:pPr>
      <w:r>
        <w:rPr>
          <w:rStyle w:val="FootnoteReference"/>
        </w:rPr>
        <w:footnoteRef/>
      </w:r>
      <w:r>
        <w:t xml:space="preserve"> </w:t>
      </w:r>
      <w:r w:rsidRPr="002C16D1">
        <w:t xml:space="preserve">Steve </w:t>
      </w:r>
      <w:r w:rsidRPr="002C16D1">
        <w:rPr>
          <w:lang w:val="en-US"/>
        </w:rPr>
        <w:t xml:space="preserve">Neale </w:t>
      </w:r>
      <w:r w:rsidRPr="002C16D1">
        <w:rPr>
          <w:i/>
          <w:iCs/>
          <w:lang w:val="en-US"/>
        </w:rPr>
        <w:t>Cinema and Technology: Image, Sound, Colour</w:t>
      </w:r>
      <w:r w:rsidRPr="002C16D1">
        <w:rPr>
          <w:lang w:val="en-US"/>
        </w:rPr>
        <w:t>, London: Macmillan Education, 1985, pp 159-160.</w:t>
      </w:r>
      <w:r>
        <w:rPr>
          <w:lang w:val="en-US"/>
        </w:rPr>
        <w:t xml:space="preserve"> See also </w:t>
      </w:r>
      <w:r w:rsidRPr="005604C2">
        <w:t>André</w:t>
      </w:r>
      <w:r>
        <w:t xml:space="preserve"> Bazin</w:t>
      </w:r>
      <w:r w:rsidRPr="005604C2">
        <w:t>. </w:t>
      </w:r>
      <w:r w:rsidRPr="005604C2">
        <w:rPr>
          <w:i/>
          <w:iCs/>
        </w:rPr>
        <w:t>What is cinema?</w:t>
      </w:r>
      <w:r w:rsidRPr="005604C2">
        <w:t>. Vol. 2.</w:t>
      </w:r>
      <w:r>
        <w:t xml:space="preserve"> University of California Press, 2004, </w:t>
      </w:r>
      <w:r w:rsidRPr="005604C2">
        <w:t>Siegfried Kracauer,</w:t>
      </w:r>
      <w:r>
        <w:t xml:space="preserve"> </w:t>
      </w:r>
      <w:r w:rsidRPr="005604C2">
        <w:rPr>
          <w:i/>
          <w:iCs/>
        </w:rPr>
        <w:t>Theory of film: The redemption of physical reality</w:t>
      </w:r>
      <w:r w:rsidRPr="005604C2">
        <w:t>. Princeton University Press, 1960.</w:t>
      </w:r>
    </w:p>
  </w:footnote>
  <w:footnote w:id="44">
    <w:p w14:paraId="77E19033" w14:textId="77777777" w:rsidR="00A04EB4" w:rsidRPr="00292B0C" w:rsidRDefault="00A04EB4" w:rsidP="00A04EB4">
      <w:pPr>
        <w:pStyle w:val="FootnoteText"/>
        <w:rPr>
          <w:lang w:val="en-US"/>
        </w:rPr>
      </w:pPr>
      <w:r>
        <w:rPr>
          <w:rStyle w:val="FootnoteReference"/>
        </w:rPr>
        <w:footnoteRef/>
      </w:r>
      <w:r>
        <w:t xml:space="preserve"> Jeremy </w:t>
      </w:r>
      <w:r>
        <w:rPr>
          <w:lang w:val="en-US"/>
        </w:rPr>
        <w:t>Hicks,</w:t>
      </w:r>
      <w:r w:rsidRPr="00292B0C">
        <w:rPr>
          <w:lang w:val="en-US"/>
        </w:rPr>
        <w:t xml:space="preserve"> </w:t>
      </w:r>
      <w:r w:rsidRPr="00292B0C">
        <w:rPr>
          <w:i/>
          <w:iCs/>
          <w:lang w:val="en-US"/>
        </w:rPr>
        <w:t>Dziga Vertov: defining documentary film</w:t>
      </w:r>
      <w:r w:rsidRPr="00292B0C">
        <w:rPr>
          <w:lang w:val="en-US"/>
        </w:rPr>
        <w:t>, London: IB Tauris</w:t>
      </w:r>
      <w:r>
        <w:rPr>
          <w:lang w:val="en-US"/>
        </w:rPr>
        <w:t>, 2006, p. 134</w:t>
      </w:r>
      <w:r w:rsidRPr="00292B0C">
        <w:rPr>
          <w:lang w:val="en-US"/>
        </w:rPr>
        <w:t xml:space="preserve">. </w:t>
      </w:r>
      <w:r>
        <w:rPr>
          <w:lang w:val="en-US"/>
        </w:rPr>
        <w:t xml:space="preserve">It is worth mentioning here that </w:t>
      </w:r>
      <w:r w:rsidRPr="001E6BF1">
        <w:t xml:space="preserve">Godard, too, </w:t>
      </w:r>
      <w:r>
        <w:t>held some influence over a section of the videoblogging community. Although I don’t have much space to discuss his work in much detail here, some of the m</w:t>
      </w:r>
      <w:r w:rsidRPr="001E6BF1">
        <w:t>ention</w:t>
      </w:r>
      <w:r>
        <w:t>s on the list included this thought experiment from Adrian Miles;</w:t>
      </w:r>
      <w:r w:rsidRPr="001E6BF1">
        <w:t xml:space="preserve"> </w:t>
      </w:r>
      <w:r>
        <w:rPr>
          <w:lang w:val="en-US"/>
        </w:rPr>
        <w:t>‘t</w:t>
      </w:r>
      <w:r w:rsidRPr="001E6BF1">
        <w:rPr>
          <w:lang w:val="en-US"/>
        </w:rPr>
        <w:t xml:space="preserve">here is no art without constraint. Bandwidth, screen size, user time and </w:t>
      </w:r>
      <w:r>
        <w:rPr>
          <w:lang w:val="en-US"/>
        </w:rPr>
        <w:t>network stutter are constraints</w:t>
      </w:r>
      <w:r w:rsidRPr="001E6BF1">
        <w:rPr>
          <w:lang w:val="en-US"/>
        </w:rPr>
        <w:t xml:space="preserve"> (Thought experiment,</w:t>
      </w:r>
      <w:r w:rsidRPr="00D27F27">
        <w:rPr>
          <w:lang w:val="en-US"/>
        </w:rPr>
        <w:t xml:space="preserve"> </w:t>
      </w:r>
      <w:r w:rsidRPr="001E6BF1">
        <w:rPr>
          <w:lang w:val="en-US"/>
        </w:rPr>
        <w:t>if Godard started his career as videoblogger, what do you think he’d be doing?)</w:t>
      </w:r>
      <w:r>
        <w:rPr>
          <w:lang w:val="en-US"/>
        </w:rPr>
        <w:t>’</w:t>
      </w:r>
      <w:r w:rsidRPr="001E6BF1">
        <w:rPr>
          <w:lang w:val="en-US"/>
        </w:rPr>
        <w:t xml:space="preserve">. </w:t>
      </w:r>
      <w:r>
        <w:rPr>
          <w:lang w:val="en-US"/>
        </w:rPr>
        <w:t>Robert Croma, who made short artistic pieces pushing digital effects to their limits, invoked Godard in a debate about the whether videoblogging should follow cinematic conventions;  ‘</w:t>
      </w:r>
      <w:r w:rsidRPr="001E6BF1">
        <w:rPr>
          <w:lang w:val="en-US"/>
        </w:rPr>
        <w:t>To me there’s a large element of YAWN to the strictures and suggestions being proffered here… How very very dull it all becomes</w:t>
      </w:r>
      <w:r>
        <w:rPr>
          <w:lang w:val="en-US"/>
        </w:rPr>
        <w:t xml:space="preserve"> </w:t>
      </w:r>
      <w:r w:rsidRPr="001E6BF1">
        <w:rPr>
          <w:lang w:val="en-US"/>
        </w:rPr>
        <w:t>when you tell people this is how you should do it if it’s to be done ‘correctly’. So terribly boring. ‘Watch those eyelines.’ ‘Don't shoot from below.’ And definitely no jump cuts. Godard must be vomiting as we speak... Free your mind, tell your stories in whatever way feels good to you. Life’s too short.</w:t>
      </w:r>
      <w:r>
        <w:rPr>
          <w:lang w:val="en-US"/>
        </w:rPr>
        <w:t>’ Two of my informants also listed Godard as one of the filmmakers influencing their work (Sam, Brittany). One also cited Vertov as influential on his work (Sam).</w:t>
      </w:r>
    </w:p>
  </w:footnote>
  <w:footnote w:id="45">
    <w:p w14:paraId="2365EC44" w14:textId="77777777" w:rsidR="00A04EB4" w:rsidRPr="004525D7" w:rsidRDefault="00A04EB4" w:rsidP="00A04EB4">
      <w:pPr>
        <w:pStyle w:val="FootnoteText"/>
        <w:rPr>
          <w:lang w:val="en-US"/>
        </w:rPr>
      </w:pPr>
      <w:r>
        <w:rPr>
          <w:rStyle w:val="FootnoteReference"/>
        </w:rPr>
        <w:footnoteRef/>
      </w:r>
      <w:r>
        <w:t xml:space="preserve"> Jean </w:t>
      </w:r>
      <w:r>
        <w:rPr>
          <w:lang w:val="en-US"/>
        </w:rPr>
        <w:t>Burgess,</w:t>
      </w:r>
      <w:r w:rsidRPr="004525D7">
        <w:rPr>
          <w:lang w:val="en-US"/>
        </w:rPr>
        <w:t xml:space="preserve"> </w:t>
      </w:r>
      <w:r>
        <w:rPr>
          <w:lang w:val="en-US"/>
        </w:rPr>
        <w:t>‘</w:t>
      </w:r>
      <w:r w:rsidRPr="004525D7">
        <w:rPr>
          <w:lang w:val="en-US"/>
        </w:rPr>
        <w:t>Re-mediating Vernacular Creativity: Digital Storytelling</w:t>
      </w:r>
      <w:r>
        <w:rPr>
          <w:lang w:val="en-US"/>
        </w:rPr>
        <w:t>’</w:t>
      </w:r>
      <w:r w:rsidRPr="004525D7">
        <w:rPr>
          <w:lang w:val="en-US"/>
        </w:rPr>
        <w:t xml:space="preserve">, Paper Presented at </w:t>
      </w:r>
      <w:r w:rsidRPr="004525D7">
        <w:rPr>
          <w:i/>
          <w:iCs/>
          <w:lang w:val="en-US"/>
        </w:rPr>
        <w:t>First Person: International Digital Storytelling Conference</w:t>
      </w:r>
      <w:r w:rsidRPr="004525D7">
        <w:rPr>
          <w:lang w:val="en-US"/>
        </w:rPr>
        <w:t xml:space="preserve">, Australian Centre for the Moving Image, Melbourne, Australia, February 2006, </w:t>
      </w:r>
      <w:r>
        <w:rPr>
          <w:lang w:val="en-US"/>
        </w:rPr>
        <w:t xml:space="preserve">15 June </w:t>
      </w:r>
      <w:r w:rsidRPr="004525D7">
        <w:rPr>
          <w:lang w:val="en-US"/>
        </w:rPr>
        <w:t>2014</w:t>
      </w:r>
      <w:r>
        <w:rPr>
          <w:lang w:val="en-US"/>
        </w:rPr>
        <w:t>,</w:t>
      </w:r>
      <w:r w:rsidRPr="004525D7">
        <w:rPr>
          <w:lang w:val="en-US"/>
        </w:rPr>
        <w:t xml:space="preserve"> from http://eprints.qut.edu.au/3776/1/3376.pdf </w:t>
      </w:r>
    </w:p>
  </w:footnote>
  <w:footnote w:id="46">
    <w:p w14:paraId="1825AA5F" w14:textId="77777777" w:rsidR="00A04EB4" w:rsidRPr="00567392" w:rsidRDefault="00A04EB4" w:rsidP="00A04EB4">
      <w:pPr>
        <w:pStyle w:val="FootnoteText"/>
        <w:rPr>
          <w:lang w:val="en-US"/>
        </w:rPr>
      </w:pPr>
      <w:r>
        <w:rPr>
          <w:rStyle w:val="FootnoteReference"/>
        </w:rPr>
        <w:footnoteRef/>
      </w:r>
      <w:r>
        <w:t xml:space="preserve"> </w:t>
      </w:r>
      <w:r>
        <w:rPr>
          <w:lang w:val="en-US"/>
        </w:rPr>
        <w:t xml:space="preserve">I would also like to draw attention to the Norwegian amateur photographer Carl Størmer, who when he was a student in the 1890s, would </w:t>
      </w:r>
      <w:r>
        <w:t>walk</w:t>
      </w:r>
      <w:r w:rsidRPr="00567392">
        <w:t xml:space="preserve"> around Oslo, Norway with </w:t>
      </w:r>
      <w:r>
        <w:t>a</w:t>
      </w:r>
      <w:r w:rsidRPr="00567392">
        <w:t xml:space="preserve"> spy camera</w:t>
      </w:r>
      <w:r>
        <w:t xml:space="preserve"> fastened in his buttonhole</w:t>
      </w:r>
      <w:r w:rsidRPr="00567392">
        <w:t xml:space="preserve"> and secretly </w:t>
      </w:r>
      <w:r>
        <w:t xml:space="preserve">take everyday pictures of people he encountered. This shows how these amateur everyday practices have been around for far longer than the digital camera. For more, see </w:t>
      </w:r>
      <w:r w:rsidRPr="00567392">
        <w:t>https://www.boredpanda.com/spy-camera-secret-street-photography-carl-stormer-norway/</w:t>
      </w:r>
      <w:r>
        <w:t xml:space="preserve"> </w:t>
      </w:r>
    </w:p>
  </w:footnote>
  <w:footnote w:id="47">
    <w:p w14:paraId="7805C4CB" w14:textId="77777777" w:rsidR="00A04EB4" w:rsidRPr="006C6B0D" w:rsidRDefault="00A04EB4" w:rsidP="00A04EB4">
      <w:pPr>
        <w:pStyle w:val="FootnoteText"/>
      </w:pPr>
      <w:r>
        <w:rPr>
          <w:rStyle w:val="FootnoteReference"/>
        </w:rPr>
        <w:footnoteRef/>
      </w:r>
      <w:r>
        <w:t xml:space="preserve"> </w:t>
      </w:r>
      <w:r>
        <w:rPr>
          <w:lang w:val="en-US"/>
        </w:rPr>
        <w:t>Adrian Miles, ‘</w:t>
      </w:r>
      <w:r w:rsidRPr="006C6B0D">
        <w:t>The Vogmae Manifesto</w:t>
      </w:r>
      <w:r>
        <w:t xml:space="preserve">’, 2000. </w:t>
      </w:r>
    </w:p>
  </w:footnote>
  <w:footnote w:id="48">
    <w:p w14:paraId="105B8820" w14:textId="77777777" w:rsidR="00A04EB4" w:rsidRPr="000222FA" w:rsidRDefault="00A04EB4" w:rsidP="00A04EB4">
      <w:pPr>
        <w:pStyle w:val="FootnoteText"/>
        <w:rPr>
          <w:lang w:val="en-US"/>
        </w:rPr>
      </w:pPr>
      <w:r>
        <w:rPr>
          <w:rStyle w:val="FootnoteReference"/>
        </w:rPr>
        <w:footnoteRef/>
      </w:r>
      <w:r>
        <w:t xml:space="preserve"> </w:t>
      </w:r>
      <w:r w:rsidRPr="000222FA">
        <w:rPr>
          <w:lang w:val="en-US"/>
        </w:rPr>
        <w:t>Ch</w:t>
      </w:r>
      <w:r>
        <w:rPr>
          <w:lang w:val="en-US"/>
        </w:rPr>
        <w:t>anan, ‘Tales of a Video Blogger’.</w:t>
      </w:r>
    </w:p>
  </w:footnote>
  <w:footnote w:id="49">
    <w:p w14:paraId="2281E827" w14:textId="77777777" w:rsidR="00A04EB4" w:rsidRPr="00212CCC" w:rsidRDefault="00A04EB4" w:rsidP="00A04EB4">
      <w:pPr>
        <w:pStyle w:val="FootnoteText"/>
      </w:pPr>
      <w:r>
        <w:rPr>
          <w:rStyle w:val="FootnoteReference"/>
        </w:rPr>
        <w:footnoteRef/>
      </w:r>
      <w:r>
        <w:t xml:space="preserve"> Alexander </w:t>
      </w:r>
      <w:r>
        <w:rPr>
          <w:lang w:val="en-US"/>
        </w:rPr>
        <w:t>Astruc,</w:t>
      </w:r>
      <w:r w:rsidRPr="000222FA">
        <w:rPr>
          <w:lang w:val="en-US"/>
        </w:rPr>
        <w:t xml:space="preserve"> </w:t>
      </w:r>
      <w:r>
        <w:rPr>
          <w:lang w:val="en-US"/>
        </w:rPr>
        <w:t>‘</w:t>
      </w:r>
      <w:r w:rsidRPr="000222FA">
        <w:rPr>
          <w:lang w:val="en-US"/>
        </w:rPr>
        <w:t>The Birth of a New Avant-Garde: La Caméra-Stylo</w:t>
      </w:r>
      <w:r>
        <w:rPr>
          <w:lang w:val="en-US"/>
        </w:rPr>
        <w:t>’</w:t>
      </w:r>
      <w:r w:rsidRPr="000222FA">
        <w:rPr>
          <w:lang w:val="en-US"/>
        </w:rPr>
        <w:t xml:space="preserve">, in </w:t>
      </w:r>
      <w:r>
        <w:rPr>
          <w:lang w:val="en-US"/>
        </w:rPr>
        <w:t>Timothy Corrigan</w:t>
      </w:r>
      <w:r w:rsidRPr="000222FA">
        <w:rPr>
          <w:lang w:val="en-US"/>
        </w:rPr>
        <w:t xml:space="preserve"> </w:t>
      </w:r>
      <w:r>
        <w:rPr>
          <w:lang w:val="en-US"/>
        </w:rPr>
        <w:t>(ed</w:t>
      </w:r>
      <w:r w:rsidRPr="000222FA">
        <w:rPr>
          <w:lang w:val="en-US"/>
        </w:rPr>
        <w:t xml:space="preserve">) </w:t>
      </w:r>
      <w:r w:rsidRPr="000222FA">
        <w:rPr>
          <w:i/>
          <w:iCs/>
          <w:lang w:val="en-US"/>
        </w:rPr>
        <w:t>Film and Literature: An Introduction and Reader</w:t>
      </w:r>
      <w:r w:rsidRPr="000222FA">
        <w:rPr>
          <w:lang w:val="en-US"/>
        </w:rPr>
        <w:t>, NJ: Prentice-Hall</w:t>
      </w:r>
      <w:r>
        <w:rPr>
          <w:lang w:val="en-US"/>
        </w:rPr>
        <w:t>,</w:t>
      </w:r>
      <w:r w:rsidRPr="000222FA">
        <w:rPr>
          <w:lang w:val="en-US"/>
        </w:rPr>
        <w:t xml:space="preserve"> 1999</w:t>
      </w:r>
      <w:r>
        <w:rPr>
          <w:lang w:val="en-US"/>
        </w:rPr>
        <w:t xml:space="preserve"> (1948</w:t>
      </w:r>
      <w:r w:rsidRPr="000222FA">
        <w:rPr>
          <w:lang w:val="en-US"/>
        </w:rPr>
        <w:t>)</w:t>
      </w:r>
      <w:r>
        <w:rPr>
          <w:lang w:val="en-US"/>
        </w:rPr>
        <w:t>: p. 160</w:t>
      </w:r>
      <w:r w:rsidRPr="000222FA">
        <w:rPr>
          <w:lang w:val="en-US"/>
        </w:rPr>
        <w:t xml:space="preserve">. </w:t>
      </w:r>
      <w:r>
        <w:rPr>
          <w:lang w:val="en-US"/>
        </w:rPr>
        <w:t xml:space="preserve">This emphasis on narrative writing through video has been explored through the work of Laura Rascaroli, </w:t>
      </w:r>
      <w:r w:rsidRPr="00212CCC">
        <w:t> 'The essay film: Problems, definitions, textual commitments.' </w:t>
      </w:r>
      <w:r w:rsidRPr="00212CCC">
        <w:rPr>
          <w:i/>
          <w:iCs/>
        </w:rPr>
        <w:t>Framework: The Journal of Cinema and Media</w:t>
      </w:r>
      <w:r>
        <w:t> 49, no. 2 (2008): 24-47;</w:t>
      </w:r>
    </w:p>
    <w:p w14:paraId="6CB3E04E" w14:textId="77777777" w:rsidR="00A04EB4" w:rsidRPr="00D109EA" w:rsidRDefault="00A04EB4" w:rsidP="00A04EB4">
      <w:pPr>
        <w:pStyle w:val="FootnoteText"/>
      </w:pPr>
      <w:r>
        <w:rPr>
          <w:lang w:val="en-US"/>
        </w:rPr>
        <w:t xml:space="preserve"> Timothy Corrigan,</w:t>
      </w:r>
      <w:r w:rsidRPr="00D109EA">
        <w:rPr>
          <w:rFonts w:ascii="Helvetica" w:eastAsia="Times New Roman" w:hAnsi="Helvetica" w:cs="Times New Roman"/>
          <w:color w:val="000000"/>
        </w:rPr>
        <w:t xml:space="preserve"> </w:t>
      </w:r>
      <w:r w:rsidRPr="00D109EA">
        <w:rPr>
          <w:i/>
        </w:rPr>
        <w:t>The Essay Film: From Montaigne, After Marker</w:t>
      </w:r>
      <w:r w:rsidRPr="00D109EA">
        <w:t>, New York</w:t>
      </w:r>
      <w:r>
        <w:t>: Oxford University Press, 2011;</w:t>
      </w:r>
      <w:r w:rsidRPr="00D109EA">
        <w:t> </w:t>
      </w:r>
    </w:p>
    <w:p w14:paraId="4BB0FCC2" w14:textId="77777777" w:rsidR="00A04EB4" w:rsidRPr="00D109EA" w:rsidRDefault="00A04EB4" w:rsidP="00A04EB4">
      <w:pPr>
        <w:pStyle w:val="FootnoteText"/>
      </w:pPr>
      <w:r>
        <w:rPr>
          <w:lang w:val="en-US"/>
        </w:rPr>
        <w:t xml:space="preserve">and Catherine Grant. </w:t>
      </w:r>
      <w:r w:rsidRPr="00D109EA">
        <w:t>‘The audiovisual essay as performative research’, NECSUS: European Journa</w:t>
      </w:r>
      <w:r>
        <w:t>l of Media Studies, Autumn 2016,</w:t>
      </w:r>
      <w:r w:rsidRPr="00D109EA">
        <w:t> http://www.necsus-ejms.org/the-audiovisual-essay-as-performative-research/</w:t>
      </w:r>
    </w:p>
  </w:footnote>
  <w:footnote w:id="50">
    <w:p w14:paraId="5FDD7205" w14:textId="77777777" w:rsidR="00A04EB4" w:rsidRPr="00630104" w:rsidRDefault="00A04EB4" w:rsidP="00A04EB4">
      <w:pPr>
        <w:pStyle w:val="FootnoteText"/>
        <w:rPr>
          <w:lang w:val="en-US"/>
        </w:rPr>
      </w:pPr>
      <w:r>
        <w:rPr>
          <w:rStyle w:val="FootnoteReference"/>
        </w:rPr>
        <w:footnoteRef/>
      </w:r>
      <w:r>
        <w:t xml:space="preserve"> Alexander </w:t>
      </w:r>
      <w:r>
        <w:rPr>
          <w:lang w:val="en-US"/>
        </w:rPr>
        <w:t>Astruc,</w:t>
      </w:r>
      <w:r w:rsidRPr="000222FA">
        <w:rPr>
          <w:lang w:val="en-US"/>
        </w:rPr>
        <w:t xml:space="preserve"> </w:t>
      </w:r>
      <w:r>
        <w:rPr>
          <w:lang w:val="en-US"/>
        </w:rPr>
        <w:t>‘</w:t>
      </w:r>
      <w:r w:rsidRPr="001D0E2E">
        <w:rPr>
          <w:lang w:val="en-US"/>
        </w:rPr>
        <w:t>The Birth of a New Avant-Garde</w:t>
      </w:r>
      <w:r>
        <w:rPr>
          <w:lang w:val="en-US"/>
        </w:rPr>
        <w:t>’, p. 161</w:t>
      </w:r>
    </w:p>
  </w:footnote>
  <w:footnote w:id="51">
    <w:p w14:paraId="4D6C17F6" w14:textId="77777777" w:rsidR="00A04EB4" w:rsidRPr="0039063D" w:rsidRDefault="00A04EB4" w:rsidP="00A04EB4">
      <w:pPr>
        <w:pStyle w:val="FootnoteText"/>
        <w:rPr>
          <w:lang w:val="en-US"/>
        </w:rPr>
      </w:pPr>
      <w:r>
        <w:rPr>
          <w:rStyle w:val="FootnoteReference"/>
        </w:rPr>
        <w:footnoteRef/>
      </w:r>
      <w:r>
        <w:t xml:space="preserve"> Marsha </w:t>
      </w:r>
      <w:r>
        <w:rPr>
          <w:lang w:val="en-US"/>
        </w:rPr>
        <w:t>Kinder, ‘</w:t>
      </w:r>
      <w:r w:rsidRPr="0039063D">
        <w:rPr>
          <w:lang w:val="en-US"/>
        </w:rPr>
        <w:t>The Conceptual Power of On-Line Video: 5 Easy Piece</w:t>
      </w:r>
      <w:r>
        <w:rPr>
          <w:lang w:val="en-US"/>
        </w:rPr>
        <w:t>’, in</w:t>
      </w:r>
      <w:r w:rsidRPr="00F07136">
        <w:rPr>
          <w:lang w:val="en-US"/>
        </w:rPr>
        <w:t xml:space="preserve"> Geert Lovink and Sabine Niederer, (eds) </w:t>
      </w:r>
      <w:r w:rsidRPr="00F07136">
        <w:rPr>
          <w:i/>
          <w:iCs/>
          <w:lang w:val="en-US"/>
        </w:rPr>
        <w:t>Video Vortex Reader: Responses to YouTube</w:t>
      </w:r>
      <w:r w:rsidRPr="00F07136">
        <w:rPr>
          <w:lang w:val="en-US"/>
        </w:rPr>
        <w:t>, Amsterdam: The Institute for Network</w:t>
      </w:r>
      <w:r>
        <w:rPr>
          <w:lang w:val="en-US"/>
        </w:rPr>
        <w:t xml:space="preserve"> Cultures, 2008</w:t>
      </w:r>
      <w:r w:rsidRPr="0039063D">
        <w:rPr>
          <w:lang w:val="en-US"/>
        </w:rPr>
        <w:t xml:space="preserve">. </w:t>
      </w:r>
    </w:p>
  </w:footnote>
  <w:footnote w:id="52">
    <w:p w14:paraId="46E012A8" w14:textId="77777777" w:rsidR="00A04EB4" w:rsidRPr="00385347" w:rsidRDefault="00A04EB4" w:rsidP="00A04EB4">
      <w:pPr>
        <w:pStyle w:val="FootnoteText"/>
        <w:rPr>
          <w:lang w:val="en-US"/>
        </w:rPr>
      </w:pPr>
      <w:r>
        <w:rPr>
          <w:rStyle w:val="FootnoteReference"/>
        </w:rPr>
        <w:footnoteRef/>
      </w:r>
      <w:r>
        <w:t xml:space="preserve"> </w:t>
      </w:r>
      <w:r>
        <w:rPr>
          <w:lang w:val="en-US"/>
        </w:rPr>
        <w:t xml:space="preserve">Interestingly, Marker both celebrated and criticized Medvedkin in his film </w:t>
      </w:r>
      <w:r>
        <w:rPr>
          <w:i/>
          <w:lang w:val="en-US"/>
        </w:rPr>
        <w:t>The Last Bolshevik</w:t>
      </w:r>
      <w:r>
        <w:rPr>
          <w:lang w:val="en-US"/>
        </w:rPr>
        <w:t xml:space="preserve"> (1993)</w:t>
      </w:r>
    </w:p>
  </w:footnote>
  <w:footnote w:id="53">
    <w:p w14:paraId="1D388C27" w14:textId="77777777" w:rsidR="00A04EB4" w:rsidRPr="00790080" w:rsidRDefault="00A04EB4" w:rsidP="00A04EB4">
      <w:pPr>
        <w:pStyle w:val="FootnoteText"/>
        <w:rPr>
          <w:lang w:val="en-US"/>
        </w:rPr>
      </w:pPr>
      <w:r>
        <w:rPr>
          <w:rStyle w:val="FootnoteReference"/>
        </w:rPr>
        <w:footnoteRef/>
      </w:r>
      <w:r>
        <w:t xml:space="preserve"> </w:t>
      </w:r>
      <w:r>
        <w:rPr>
          <w:lang w:val="en-US"/>
        </w:rPr>
        <w:t xml:space="preserve">The moving train is an interesting </w:t>
      </w:r>
      <w:r>
        <w:rPr>
          <w:i/>
          <w:lang w:val="en-US"/>
        </w:rPr>
        <w:t>topoi</w:t>
      </w:r>
      <w:r>
        <w:rPr>
          <w:lang w:val="en-US"/>
        </w:rPr>
        <w:t xml:space="preserve"> in media history, from the </w:t>
      </w:r>
      <w:r w:rsidRPr="00790080">
        <w:rPr>
          <w:lang w:val="en-US"/>
        </w:rPr>
        <w:t>Lumière</w:t>
      </w:r>
      <w:r>
        <w:rPr>
          <w:lang w:val="en-US"/>
        </w:rPr>
        <w:t xml:space="preserve"> Brothers’ </w:t>
      </w:r>
      <w:r>
        <w:rPr>
          <w:i/>
          <w:lang w:val="en-US"/>
        </w:rPr>
        <w:t>L’Arrivée d’</w:t>
      </w:r>
      <w:r w:rsidRPr="00790080">
        <w:rPr>
          <w:i/>
          <w:lang w:val="en-US"/>
        </w:rPr>
        <w:t>un train en gare de La Ciotat</w:t>
      </w:r>
      <w:r>
        <w:rPr>
          <w:lang w:val="en-US"/>
        </w:rPr>
        <w:t xml:space="preserve"> (1895), via Medvedkin to numerous digital video. </w:t>
      </w:r>
    </w:p>
  </w:footnote>
  <w:footnote w:id="54">
    <w:p w14:paraId="1D6574D5" w14:textId="77777777" w:rsidR="00A04EB4" w:rsidRPr="000222FA" w:rsidRDefault="00A04EB4" w:rsidP="00A04EB4">
      <w:pPr>
        <w:pStyle w:val="FootnoteText"/>
        <w:rPr>
          <w:lang w:val="en-US"/>
        </w:rPr>
      </w:pPr>
      <w:r>
        <w:rPr>
          <w:rStyle w:val="FootnoteReference"/>
        </w:rPr>
        <w:footnoteRef/>
      </w:r>
      <w:r>
        <w:t xml:space="preserve"> Trevor </w:t>
      </w:r>
      <w:r>
        <w:rPr>
          <w:lang w:val="en-US"/>
        </w:rPr>
        <w:t>Stark,</w:t>
      </w:r>
      <w:r w:rsidRPr="000222FA">
        <w:rPr>
          <w:lang w:val="en-US"/>
        </w:rPr>
        <w:t xml:space="preserve"> ‘Cinema in the Hands of the People’: Chris Marker, the Medvedkin Group, and the Potential of Militant Film, </w:t>
      </w:r>
      <w:r w:rsidRPr="000222FA">
        <w:rPr>
          <w:i/>
          <w:iCs/>
          <w:lang w:val="en-US"/>
        </w:rPr>
        <w:t>October Magazine</w:t>
      </w:r>
      <w:r w:rsidRPr="000222FA">
        <w:rPr>
          <w:lang w:val="en-US"/>
        </w:rPr>
        <w:t>, 139</w:t>
      </w:r>
      <w:r>
        <w:rPr>
          <w:lang w:val="en-US"/>
        </w:rPr>
        <w:t xml:space="preserve"> (2010): p 131.</w:t>
      </w:r>
    </w:p>
  </w:footnote>
  <w:footnote w:id="55">
    <w:p w14:paraId="583FDFDA" w14:textId="77777777" w:rsidR="00A04EB4" w:rsidRPr="0039063D" w:rsidRDefault="00A04EB4" w:rsidP="00A04EB4">
      <w:pPr>
        <w:pStyle w:val="FootnoteText"/>
        <w:rPr>
          <w:lang w:val="en-US"/>
        </w:rPr>
      </w:pPr>
      <w:r>
        <w:rPr>
          <w:rStyle w:val="FootnoteReference"/>
        </w:rPr>
        <w:footnoteRef/>
      </w:r>
      <w:r>
        <w:t xml:space="preserve"> Trevor </w:t>
      </w:r>
      <w:r>
        <w:rPr>
          <w:lang w:val="en-US"/>
        </w:rPr>
        <w:t>Stark,</w:t>
      </w:r>
      <w:r w:rsidRPr="000222FA">
        <w:rPr>
          <w:lang w:val="en-US"/>
        </w:rPr>
        <w:t xml:space="preserve"> ‘Cinema in the Hands of the People’: Chris Marker, the Medvedkin Group, and the Potential of Militant Film</w:t>
      </w:r>
      <w:r>
        <w:rPr>
          <w:lang w:val="en-US"/>
        </w:rPr>
        <w:t>, p. 118.</w:t>
      </w:r>
    </w:p>
  </w:footnote>
  <w:footnote w:id="56">
    <w:p w14:paraId="257B8B2F" w14:textId="77777777" w:rsidR="00A04EB4" w:rsidRPr="0039063D" w:rsidRDefault="00A04EB4" w:rsidP="00A04EB4">
      <w:pPr>
        <w:pStyle w:val="FootnoteText"/>
        <w:rPr>
          <w:lang w:val="en-US"/>
        </w:rPr>
      </w:pPr>
      <w:r>
        <w:rPr>
          <w:rStyle w:val="FootnoteReference"/>
        </w:rPr>
        <w:footnoteRef/>
      </w:r>
      <w:r>
        <w:t xml:space="preserve"> Chris </w:t>
      </w:r>
      <w:r>
        <w:rPr>
          <w:lang w:val="en-US"/>
        </w:rPr>
        <w:t>Marker,</w:t>
      </w:r>
      <w:r w:rsidRPr="0039063D">
        <w:rPr>
          <w:lang w:val="en-US"/>
        </w:rPr>
        <w:t xml:space="preserve"> </w:t>
      </w:r>
      <w:r>
        <w:rPr>
          <w:lang w:val="en-US"/>
        </w:rPr>
        <w:t>‘</w:t>
      </w:r>
      <w:r w:rsidRPr="0039063D">
        <w:rPr>
          <w:lang w:val="en-US"/>
        </w:rPr>
        <w:t>Marker Direct</w:t>
      </w:r>
      <w:r>
        <w:rPr>
          <w:lang w:val="en-US"/>
        </w:rPr>
        <w:t>’</w:t>
      </w:r>
      <w:r w:rsidRPr="0039063D">
        <w:rPr>
          <w:lang w:val="en-US"/>
        </w:rPr>
        <w:t xml:space="preserve">, </w:t>
      </w:r>
      <w:r w:rsidRPr="0039063D">
        <w:rPr>
          <w:i/>
          <w:iCs/>
          <w:lang w:val="en-US"/>
        </w:rPr>
        <w:t xml:space="preserve">Film Comment, </w:t>
      </w:r>
      <w:r>
        <w:rPr>
          <w:lang w:val="en-US"/>
        </w:rPr>
        <w:t>39.3 (2003): p. 119.</w:t>
      </w:r>
      <w:r w:rsidRPr="0039063D">
        <w:rPr>
          <w:lang w:val="en-US"/>
        </w:rPr>
        <w:t xml:space="preserve"> </w:t>
      </w:r>
    </w:p>
  </w:footnote>
  <w:footnote w:id="57">
    <w:p w14:paraId="0F974D83" w14:textId="77777777" w:rsidR="00A04EB4" w:rsidRPr="0039063D" w:rsidRDefault="00A04EB4" w:rsidP="00A04EB4">
      <w:pPr>
        <w:pStyle w:val="FootnoteText"/>
        <w:rPr>
          <w:lang w:val="en-US"/>
        </w:rPr>
      </w:pPr>
      <w:r>
        <w:rPr>
          <w:rStyle w:val="FootnoteReference"/>
        </w:rPr>
        <w:footnoteRef/>
      </w:r>
      <w:r>
        <w:t xml:space="preserve"> </w:t>
      </w:r>
      <w:r w:rsidRPr="0039063D">
        <w:rPr>
          <w:lang w:val="en-US"/>
        </w:rPr>
        <w:t>Marker, ‘Marker Direct’</w:t>
      </w:r>
      <w:r>
        <w:rPr>
          <w:lang w:val="en-US"/>
        </w:rPr>
        <w:t xml:space="preserve">: 39. </w:t>
      </w:r>
    </w:p>
  </w:footnote>
  <w:footnote w:id="58">
    <w:p w14:paraId="3A856059" w14:textId="77777777" w:rsidR="00A04EB4" w:rsidRPr="006B0484" w:rsidRDefault="00A04EB4" w:rsidP="00A04EB4">
      <w:pPr>
        <w:pStyle w:val="FootnoteText"/>
        <w:rPr>
          <w:lang w:val="en-US"/>
        </w:rPr>
      </w:pPr>
      <w:r>
        <w:rPr>
          <w:rStyle w:val="FootnoteReference"/>
        </w:rPr>
        <w:footnoteRef/>
      </w:r>
      <w:r>
        <w:t xml:space="preserve"> W</w:t>
      </w:r>
      <w:r w:rsidRPr="006B0484">
        <w:t xml:space="preserve">e only need to look at more recently years to see how similar technologies are now being used for instance in the Black Lives Matter movement in America. </w:t>
      </w:r>
      <w:r>
        <w:t>Black Lives Matter</w:t>
      </w:r>
      <w:r w:rsidRPr="006B0484">
        <w:t xml:space="preserve"> are utilising personal media technologies, social media and video technology to engag</w:t>
      </w:r>
      <w:r>
        <w:t xml:space="preserve">e citizens on a grass root level, and the even more recent media attention around the campaign #metoo. </w:t>
      </w:r>
    </w:p>
  </w:footnote>
  <w:footnote w:id="59">
    <w:p w14:paraId="29CE144B" w14:textId="77777777" w:rsidR="00A04EB4" w:rsidRPr="0039063D" w:rsidRDefault="00A04EB4" w:rsidP="00A04EB4">
      <w:pPr>
        <w:pStyle w:val="FootnoteText"/>
        <w:rPr>
          <w:lang w:val="en-US"/>
        </w:rPr>
      </w:pPr>
      <w:r>
        <w:rPr>
          <w:rStyle w:val="FootnoteReference"/>
        </w:rPr>
        <w:footnoteRef/>
      </w:r>
      <w:r>
        <w:t xml:space="preserve"> </w:t>
      </w:r>
      <w:r>
        <w:rPr>
          <w:lang w:val="en-US"/>
        </w:rPr>
        <w:t>Stark,</w:t>
      </w:r>
      <w:r w:rsidRPr="000222FA">
        <w:rPr>
          <w:lang w:val="en-US"/>
        </w:rPr>
        <w:t xml:space="preserve"> ‘Cine</w:t>
      </w:r>
      <w:r>
        <w:rPr>
          <w:lang w:val="en-US"/>
        </w:rPr>
        <w:t>ma in the Hands of the People’: p. 126-127.</w:t>
      </w:r>
    </w:p>
  </w:footnote>
  <w:footnote w:id="60">
    <w:p w14:paraId="61ED528B" w14:textId="77777777" w:rsidR="00A04EB4" w:rsidRPr="0039063D" w:rsidRDefault="00A04EB4" w:rsidP="00A04EB4">
      <w:pPr>
        <w:pStyle w:val="FootnoteText"/>
        <w:rPr>
          <w:lang w:val="en-US"/>
        </w:rPr>
      </w:pPr>
      <w:r>
        <w:rPr>
          <w:rStyle w:val="FootnoteReference"/>
        </w:rPr>
        <w:footnoteRef/>
      </w:r>
      <w:r>
        <w:t xml:space="preserve"> </w:t>
      </w:r>
      <w:r>
        <w:rPr>
          <w:lang w:val="en-US"/>
        </w:rPr>
        <w:t>Stark,</w:t>
      </w:r>
      <w:r w:rsidRPr="000222FA">
        <w:rPr>
          <w:lang w:val="en-US"/>
        </w:rPr>
        <w:t xml:space="preserve"> ‘Cin</w:t>
      </w:r>
      <w:r>
        <w:rPr>
          <w:lang w:val="en-US"/>
        </w:rPr>
        <w:t>ema in the Hands of the People’:</w:t>
      </w:r>
      <w:r w:rsidRPr="000222FA">
        <w:rPr>
          <w:lang w:val="en-US"/>
        </w:rPr>
        <w:t xml:space="preserve"> </w:t>
      </w:r>
      <w:r>
        <w:rPr>
          <w:lang w:val="en-US"/>
        </w:rPr>
        <w:t>p. 119.</w:t>
      </w:r>
    </w:p>
  </w:footnote>
  <w:footnote w:id="61">
    <w:p w14:paraId="68847B68" w14:textId="77777777" w:rsidR="00A04EB4" w:rsidRPr="002C0666" w:rsidRDefault="00A04EB4" w:rsidP="00A04EB4">
      <w:pPr>
        <w:pStyle w:val="FootnoteText"/>
        <w:rPr>
          <w:lang w:val="en-US"/>
        </w:rPr>
      </w:pPr>
      <w:r>
        <w:rPr>
          <w:rStyle w:val="FootnoteReference"/>
        </w:rPr>
        <w:footnoteRef/>
      </w:r>
      <w:r>
        <w:t xml:space="preserve"> Heather </w:t>
      </w:r>
      <w:r>
        <w:rPr>
          <w:lang w:val="en-US"/>
        </w:rPr>
        <w:t>Norris Nicholson, ‘</w:t>
      </w:r>
      <w:r w:rsidRPr="002C0666">
        <w:rPr>
          <w:lang w:val="en-US"/>
        </w:rPr>
        <w:t>In amateur hands: framing time and space in home-movies</w:t>
      </w:r>
      <w:r>
        <w:rPr>
          <w:lang w:val="en-US"/>
        </w:rPr>
        <w:t>’</w:t>
      </w:r>
      <w:r w:rsidRPr="002C0666">
        <w:rPr>
          <w:lang w:val="en-US"/>
        </w:rPr>
        <w:t xml:space="preserve">, </w:t>
      </w:r>
      <w:r w:rsidRPr="002C0666">
        <w:rPr>
          <w:i/>
          <w:iCs/>
          <w:lang w:val="en-US"/>
        </w:rPr>
        <w:t>History Workshop Journal</w:t>
      </w:r>
      <w:r>
        <w:rPr>
          <w:lang w:val="en-US"/>
        </w:rPr>
        <w:t>,</w:t>
      </w:r>
      <w:r w:rsidRPr="002C0666">
        <w:rPr>
          <w:lang w:val="en-US"/>
        </w:rPr>
        <w:t xml:space="preserve"> 43</w:t>
      </w:r>
      <w:r>
        <w:rPr>
          <w:lang w:val="en-US"/>
        </w:rPr>
        <w:t xml:space="preserve"> (1997):</w:t>
      </w:r>
      <w:r w:rsidRPr="002C0666">
        <w:rPr>
          <w:lang w:val="en-US"/>
        </w:rPr>
        <w:t xml:space="preserve"> </w:t>
      </w:r>
      <w:r>
        <w:rPr>
          <w:lang w:val="en-US"/>
        </w:rPr>
        <w:t>p. 20</w:t>
      </w:r>
      <w:r w:rsidRPr="002C0666">
        <w:rPr>
          <w:lang w:val="en-US"/>
        </w:rPr>
        <w:t xml:space="preserve">3. </w:t>
      </w:r>
    </w:p>
  </w:footnote>
  <w:footnote w:id="62">
    <w:p w14:paraId="3D7F279D" w14:textId="77777777" w:rsidR="00A04EB4" w:rsidRPr="00E44544" w:rsidRDefault="00A04EB4" w:rsidP="00A04EB4">
      <w:pPr>
        <w:pStyle w:val="FootnoteText"/>
        <w:rPr>
          <w:lang w:val="en-US"/>
        </w:rPr>
      </w:pPr>
      <w:r>
        <w:rPr>
          <w:rStyle w:val="FootnoteReference"/>
        </w:rPr>
        <w:footnoteRef/>
      </w:r>
      <w:r>
        <w:t xml:space="preserve"> </w:t>
      </w:r>
      <w:r>
        <w:rPr>
          <w:lang w:val="en-US"/>
        </w:rPr>
        <w:t xml:space="preserve">Zimmerman, </w:t>
      </w:r>
      <w:r w:rsidRPr="001D0E2E">
        <w:rPr>
          <w:i/>
          <w:lang w:val="en-US"/>
        </w:rPr>
        <w:t>Reel Families: A social history of Amateur Film</w:t>
      </w:r>
      <w:r>
        <w:rPr>
          <w:lang w:val="en-US"/>
        </w:rPr>
        <w:t>, p. 12.</w:t>
      </w:r>
    </w:p>
  </w:footnote>
  <w:footnote w:id="63">
    <w:p w14:paraId="521F7BEA" w14:textId="77777777" w:rsidR="00A04EB4" w:rsidRPr="00E44544" w:rsidRDefault="00A04EB4" w:rsidP="00A04EB4">
      <w:pPr>
        <w:pStyle w:val="FootnoteText"/>
        <w:rPr>
          <w:lang w:val="en-US"/>
        </w:rPr>
      </w:pPr>
      <w:r>
        <w:rPr>
          <w:rStyle w:val="FootnoteReference"/>
        </w:rPr>
        <w:footnoteRef/>
      </w:r>
      <w:r>
        <w:t xml:space="preserve"> </w:t>
      </w:r>
      <w:r>
        <w:rPr>
          <w:lang w:val="en-US"/>
        </w:rPr>
        <w:t xml:space="preserve">Zimmerman, </w:t>
      </w:r>
      <w:r w:rsidRPr="00E44544">
        <w:rPr>
          <w:i/>
          <w:iCs/>
          <w:lang w:val="en-US"/>
        </w:rPr>
        <w:t>Reel Families: A social history of Amateur Film</w:t>
      </w:r>
      <w:r>
        <w:rPr>
          <w:lang w:val="en-US"/>
        </w:rPr>
        <w:t xml:space="preserve">: p. 12-13. See also Broderick </w:t>
      </w:r>
      <w:r w:rsidRPr="00C55D20">
        <w:rPr>
          <w:lang w:val="en-US"/>
        </w:rPr>
        <w:t>Fox</w:t>
      </w:r>
      <w:r>
        <w:rPr>
          <w:lang w:val="en-US"/>
        </w:rPr>
        <w:t>,</w:t>
      </w:r>
      <w:r w:rsidRPr="00C55D20">
        <w:rPr>
          <w:lang w:val="en-US"/>
        </w:rPr>
        <w:t xml:space="preserve"> </w:t>
      </w:r>
      <w:r>
        <w:rPr>
          <w:lang w:val="en-US"/>
        </w:rPr>
        <w:t>‘</w:t>
      </w:r>
      <w:r w:rsidRPr="00C55D20">
        <w:rPr>
          <w:lang w:val="en-US"/>
        </w:rPr>
        <w:t>Rethinking the Amateur, Acts of Media Production in the Digital Age</w:t>
      </w:r>
      <w:r>
        <w:rPr>
          <w:lang w:val="en-US"/>
        </w:rPr>
        <w:t>’</w:t>
      </w:r>
      <w:r w:rsidRPr="00C55D20">
        <w:rPr>
          <w:lang w:val="en-US"/>
        </w:rPr>
        <w:t xml:space="preserve">, </w:t>
      </w:r>
      <w:r w:rsidRPr="00C55D20">
        <w:rPr>
          <w:i/>
          <w:iCs/>
          <w:lang w:val="en-US"/>
        </w:rPr>
        <w:t>Spectator</w:t>
      </w:r>
      <w:r w:rsidRPr="00C55D20">
        <w:rPr>
          <w:lang w:val="en-US"/>
        </w:rPr>
        <w:t xml:space="preserve">, </w:t>
      </w:r>
      <w:r>
        <w:rPr>
          <w:lang w:val="en-US"/>
        </w:rPr>
        <w:t>24:</w:t>
      </w:r>
      <w:r w:rsidRPr="00C55D20">
        <w:rPr>
          <w:lang w:val="en-US"/>
        </w:rPr>
        <w:t>1</w:t>
      </w:r>
      <w:r>
        <w:rPr>
          <w:lang w:val="en-US"/>
        </w:rPr>
        <w:t xml:space="preserve"> (2004): 5-16 and Alan Kattelle,</w:t>
      </w:r>
      <w:r w:rsidRPr="00C55D20">
        <w:rPr>
          <w:lang w:val="en-US"/>
        </w:rPr>
        <w:t xml:space="preserve"> </w:t>
      </w:r>
      <w:r>
        <w:rPr>
          <w:lang w:val="en-US"/>
        </w:rPr>
        <w:t>‘</w:t>
      </w:r>
      <w:r w:rsidRPr="00C55D20">
        <w:rPr>
          <w:lang w:val="en-US"/>
        </w:rPr>
        <w:t>A Brief History of Amateur Film Gauges and Related Equipment, 1899-2001</w:t>
      </w:r>
      <w:r>
        <w:rPr>
          <w:lang w:val="en-US"/>
        </w:rPr>
        <w:t>’</w:t>
      </w:r>
      <w:r w:rsidRPr="00C55D20">
        <w:rPr>
          <w:lang w:val="en-US"/>
        </w:rPr>
        <w:t>, 17</w:t>
      </w:r>
      <w:r>
        <w:rPr>
          <w:lang w:val="en-US"/>
        </w:rPr>
        <w:t xml:space="preserve"> July 2014, </w:t>
      </w:r>
      <w:r w:rsidRPr="00C55D20">
        <w:rPr>
          <w:lang w:val="en-US"/>
        </w:rPr>
        <w:t xml:space="preserve">http://oldfilm.org/content/brief-history- amateur-film-gauges-and-related-equipment-1899-2001 </w:t>
      </w:r>
      <w:r w:rsidRPr="00C55D20">
        <w:t xml:space="preserve">for an overview of amateur film gauges from 1898 </w:t>
      </w:r>
      <w:r>
        <w:t>–</w:t>
      </w:r>
      <w:r w:rsidRPr="00C55D20">
        <w:t xml:space="preserve"> 1973</w:t>
      </w:r>
      <w:r>
        <w:t>.</w:t>
      </w:r>
    </w:p>
  </w:footnote>
  <w:footnote w:id="64">
    <w:p w14:paraId="1CE19D99" w14:textId="77777777" w:rsidR="00A04EB4" w:rsidRPr="00385F5E" w:rsidRDefault="00A04EB4" w:rsidP="00A04EB4">
      <w:pPr>
        <w:pStyle w:val="FootnoteText"/>
        <w:rPr>
          <w:lang w:val="en-US"/>
        </w:rPr>
      </w:pPr>
      <w:r>
        <w:rPr>
          <w:rStyle w:val="FootnoteReference"/>
        </w:rPr>
        <w:footnoteRef/>
      </w:r>
      <w:r>
        <w:t xml:space="preserve"> </w:t>
      </w:r>
      <w:r>
        <w:rPr>
          <w:lang w:val="en-US"/>
        </w:rPr>
        <w:t>Again, as has been argued with regards to the internet, questions of class, gender, and race problematize any notion of ‘democratized’ media access, technological expertise, and practice.</w:t>
      </w:r>
    </w:p>
  </w:footnote>
  <w:footnote w:id="65">
    <w:p w14:paraId="1667A50A" w14:textId="77777777" w:rsidR="00A04EB4" w:rsidRPr="000222FA" w:rsidRDefault="00A04EB4" w:rsidP="00A04EB4">
      <w:pPr>
        <w:pStyle w:val="FootnoteText"/>
      </w:pPr>
      <w:r>
        <w:rPr>
          <w:rStyle w:val="FootnoteReference"/>
        </w:rPr>
        <w:footnoteRef/>
      </w:r>
      <w:r>
        <w:t xml:space="preserve"> F</w:t>
      </w:r>
      <w:r w:rsidRPr="00C55D20">
        <w:t>or an interesting moment of public use of amateur film footage on the film footage of the ass</w:t>
      </w:r>
      <w:r>
        <w:t xml:space="preserve">assination of John F. Kennedy, </w:t>
      </w:r>
      <w:r w:rsidRPr="00C55D20">
        <w:t xml:space="preserve">see </w:t>
      </w:r>
      <w:r>
        <w:t xml:space="preserve">Alex </w:t>
      </w:r>
      <w:r>
        <w:rPr>
          <w:lang w:val="en-US"/>
        </w:rPr>
        <w:t>Pasternack, ‘</w:t>
      </w:r>
      <w:r w:rsidRPr="00C55D20">
        <w:rPr>
          <w:lang w:val="en-US"/>
        </w:rPr>
        <w:t>The Other Shooter: The Saddest and Most Expensive 26 Seconds of Amateur Film Ever Made</w:t>
      </w:r>
      <w:r>
        <w:rPr>
          <w:lang w:val="en-US"/>
        </w:rPr>
        <w:t>’</w:t>
      </w:r>
      <w:r w:rsidRPr="00C55D20">
        <w:rPr>
          <w:lang w:val="en-US"/>
        </w:rPr>
        <w:t xml:space="preserve">, </w:t>
      </w:r>
      <w:r w:rsidRPr="00C55D20">
        <w:rPr>
          <w:i/>
          <w:iCs/>
          <w:lang w:val="en-US"/>
        </w:rPr>
        <w:t>Motherboard</w:t>
      </w:r>
      <w:r w:rsidRPr="00C55D20">
        <w:rPr>
          <w:lang w:val="en-US"/>
        </w:rPr>
        <w:t xml:space="preserve">, </w:t>
      </w:r>
      <w:r>
        <w:rPr>
          <w:lang w:val="en-US"/>
        </w:rPr>
        <w:t xml:space="preserve">15 July 2014, </w:t>
      </w:r>
      <w:r w:rsidRPr="00C55D20">
        <w:rPr>
          <w:lang w:val="en-US"/>
        </w:rPr>
        <w:t>http://motherboard.vice.com/en_uk/blog/the-other-shooter-the-saddest-and- most-expensive-26-seconds-of-amateur-film-ever-made</w:t>
      </w:r>
      <w:r>
        <w:t xml:space="preserve">. </w:t>
      </w:r>
    </w:p>
  </w:footnote>
  <w:footnote w:id="66">
    <w:p w14:paraId="21333BCA" w14:textId="77777777" w:rsidR="00A04EB4" w:rsidRPr="001F15B5" w:rsidRDefault="00A04EB4" w:rsidP="00A04EB4">
      <w:pPr>
        <w:pStyle w:val="FootnoteText"/>
        <w:rPr>
          <w:lang w:val="en-US"/>
        </w:rPr>
      </w:pPr>
      <w:r>
        <w:rPr>
          <w:rStyle w:val="FootnoteReference"/>
        </w:rPr>
        <w:footnoteRef/>
      </w:r>
      <w:r>
        <w:t xml:space="preserve"> </w:t>
      </w:r>
      <w:r>
        <w:rPr>
          <w:lang w:val="en-US"/>
        </w:rPr>
        <w:t xml:space="preserve">Zimmerman, </w:t>
      </w:r>
      <w:r w:rsidRPr="001D0E2E">
        <w:rPr>
          <w:i/>
          <w:lang w:val="en-US"/>
        </w:rPr>
        <w:t>Reel Families: A social history of Amateur Film</w:t>
      </w:r>
      <w:r>
        <w:rPr>
          <w:lang w:val="en-US"/>
        </w:rPr>
        <w:t>, p. 113</w:t>
      </w:r>
    </w:p>
  </w:footnote>
  <w:footnote w:id="67">
    <w:p w14:paraId="45896EFA" w14:textId="77777777" w:rsidR="00A04EB4" w:rsidRPr="001F15B5" w:rsidRDefault="00A04EB4" w:rsidP="00A04EB4">
      <w:pPr>
        <w:pStyle w:val="FootnoteText"/>
        <w:rPr>
          <w:lang w:val="en-US"/>
        </w:rPr>
      </w:pPr>
      <w:r>
        <w:rPr>
          <w:rStyle w:val="FootnoteReference"/>
        </w:rPr>
        <w:footnoteRef/>
      </w:r>
      <w:r>
        <w:t xml:space="preserve"> </w:t>
      </w:r>
      <w:r>
        <w:rPr>
          <w:lang w:val="en-US"/>
        </w:rPr>
        <w:t xml:space="preserve">Zimmerman, </w:t>
      </w:r>
      <w:r w:rsidRPr="001D0E2E">
        <w:rPr>
          <w:i/>
          <w:lang w:val="en-US"/>
        </w:rPr>
        <w:t>Reel Families: A social history of Amateur Film</w:t>
      </w:r>
      <w:r>
        <w:rPr>
          <w:lang w:val="en-US"/>
        </w:rPr>
        <w:t>, p. 113-121</w:t>
      </w:r>
    </w:p>
  </w:footnote>
  <w:footnote w:id="68">
    <w:p w14:paraId="4473484F" w14:textId="77777777" w:rsidR="00A04EB4" w:rsidRPr="005E72E4" w:rsidRDefault="00A04EB4" w:rsidP="00A04EB4">
      <w:pPr>
        <w:pStyle w:val="FootnoteText"/>
        <w:rPr>
          <w:lang w:val="en-US"/>
        </w:rPr>
      </w:pPr>
      <w:r>
        <w:rPr>
          <w:rStyle w:val="FootnoteReference"/>
        </w:rPr>
        <w:footnoteRef/>
      </w:r>
      <w:r>
        <w:t xml:space="preserve"> Norris Nicholson, ‘</w:t>
      </w:r>
      <w:r w:rsidRPr="002C0666">
        <w:rPr>
          <w:lang w:val="en-US"/>
        </w:rPr>
        <w:t>In amateur hands: framing time and space in home-movies</w:t>
      </w:r>
      <w:r>
        <w:rPr>
          <w:lang w:val="en-US"/>
        </w:rPr>
        <w:t>’, p. 202.</w:t>
      </w:r>
    </w:p>
  </w:footnote>
  <w:footnote w:id="69">
    <w:p w14:paraId="15A9D039" w14:textId="77777777" w:rsidR="00A04EB4" w:rsidRPr="001A0ABE" w:rsidRDefault="00A04EB4" w:rsidP="00A04EB4">
      <w:pPr>
        <w:pStyle w:val="FootnoteText"/>
        <w:rPr>
          <w:lang w:val="en-US"/>
        </w:rPr>
      </w:pPr>
      <w:r>
        <w:rPr>
          <w:rStyle w:val="FootnoteReference"/>
        </w:rPr>
        <w:footnoteRef/>
      </w:r>
      <w:r>
        <w:t xml:space="preserve"> </w:t>
      </w:r>
      <w:r>
        <w:rPr>
          <w:lang w:val="en-US"/>
        </w:rPr>
        <w:t>Zimmerman,</w:t>
      </w:r>
      <w:r w:rsidRPr="001A0ABE">
        <w:rPr>
          <w:lang w:val="en-US"/>
        </w:rPr>
        <w:t xml:space="preserve"> </w:t>
      </w:r>
      <w:r w:rsidRPr="001D0E2E">
        <w:rPr>
          <w:i/>
          <w:lang w:val="en-US"/>
        </w:rPr>
        <w:t>Reel Families: A social history of Amateur Film</w:t>
      </w:r>
      <w:r>
        <w:rPr>
          <w:lang w:val="en-US"/>
        </w:rPr>
        <w:t>, p. 130</w:t>
      </w:r>
    </w:p>
  </w:footnote>
  <w:footnote w:id="70">
    <w:p w14:paraId="2EA5E629" w14:textId="77777777" w:rsidR="00A04EB4" w:rsidRPr="001E6BF1" w:rsidRDefault="00A04EB4" w:rsidP="00A04EB4">
      <w:pPr>
        <w:pStyle w:val="FootnoteText"/>
        <w:rPr>
          <w:lang w:val="en-US"/>
        </w:rPr>
      </w:pPr>
      <w:r>
        <w:rPr>
          <w:rStyle w:val="FootnoteReference"/>
        </w:rPr>
        <w:footnoteRef/>
      </w:r>
      <w:r>
        <w:t xml:space="preserve"> </w:t>
      </w:r>
      <w:r>
        <w:rPr>
          <w:lang w:val="en-US"/>
        </w:rPr>
        <w:t xml:space="preserve">Norris Nicholson, </w:t>
      </w:r>
      <w:r>
        <w:t>‘</w:t>
      </w:r>
      <w:r w:rsidRPr="002C0666">
        <w:rPr>
          <w:lang w:val="en-US"/>
        </w:rPr>
        <w:t>In amateur hands: framing time and space in home-movies</w:t>
      </w:r>
      <w:r>
        <w:rPr>
          <w:lang w:val="en-US"/>
        </w:rPr>
        <w:t>’, p. 202.</w:t>
      </w:r>
    </w:p>
  </w:footnote>
  <w:footnote w:id="71">
    <w:p w14:paraId="2D7B895D" w14:textId="77777777" w:rsidR="00A04EB4" w:rsidRPr="001A0ABE" w:rsidRDefault="00A04EB4" w:rsidP="00A04EB4">
      <w:pPr>
        <w:pStyle w:val="FootnoteText"/>
        <w:rPr>
          <w:lang w:val="en-US"/>
        </w:rPr>
      </w:pPr>
      <w:r>
        <w:rPr>
          <w:rStyle w:val="FootnoteReference"/>
        </w:rPr>
        <w:footnoteRef/>
      </w:r>
      <w:r>
        <w:t xml:space="preserve"> </w:t>
      </w:r>
      <w:r>
        <w:rPr>
          <w:lang w:val="en-US"/>
        </w:rPr>
        <w:t xml:space="preserve">Zimmerman, </w:t>
      </w:r>
      <w:r w:rsidRPr="001D0E2E">
        <w:rPr>
          <w:i/>
          <w:lang w:val="en-US"/>
        </w:rPr>
        <w:t>Reel Families: A social history of Amateur Film</w:t>
      </w:r>
      <w:r w:rsidRPr="001A0ABE">
        <w:rPr>
          <w:lang w:val="en-US"/>
        </w:rPr>
        <w:t xml:space="preserve">, </w:t>
      </w:r>
      <w:r>
        <w:rPr>
          <w:lang w:val="en-US"/>
        </w:rPr>
        <w:t>p. 68.</w:t>
      </w:r>
    </w:p>
  </w:footnote>
  <w:footnote w:id="72">
    <w:p w14:paraId="77517FC9" w14:textId="77777777" w:rsidR="00A04EB4" w:rsidRPr="001A0ABE" w:rsidRDefault="00A04EB4" w:rsidP="00A04EB4">
      <w:pPr>
        <w:pStyle w:val="FootnoteText"/>
        <w:rPr>
          <w:lang w:val="en-US"/>
        </w:rPr>
      </w:pPr>
      <w:r>
        <w:rPr>
          <w:rStyle w:val="FootnoteReference"/>
        </w:rPr>
        <w:footnoteRef/>
      </w:r>
      <w:r>
        <w:t xml:space="preserve"> </w:t>
      </w:r>
      <w:r w:rsidRPr="001A0ABE">
        <w:rPr>
          <w:lang w:val="en-US"/>
        </w:rPr>
        <w:t xml:space="preserve">Zimmerman, </w:t>
      </w:r>
      <w:r w:rsidRPr="001D0E2E">
        <w:rPr>
          <w:i/>
          <w:lang w:val="en-US"/>
        </w:rPr>
        <w:t>Reel Families: A social history of Amateur Film</w:t>
      </w:r>
      <w:r>
        <w:rPr>
          <w:lang w:val="en-US"/>
        </w:rPr>
        <w:t>: 157.</w:t>
      </w:r>
    </w:p>
  </w:footnote>
  <w:footnote w:id="73">
    <w:p w14:paraId="0CA03B68" w14:textId="77777777" w:rsidR="00A04EB4" w:rsidRPr="00271DDE" w:rsidRDefault="00A04EB4" w:rsidP="00A04EB4">
      <w:pPr>
        <w:pStyle w:val="FootnoteText"/>
        <w:rPr>
          <w:lang w:val="en-US"/>
        </w:rPr>
      </w:pPr>
      <w:r>
        <w:rPr>
          <w:rStyle w:val="FootnoteReference"/>
        </w:rPr>
        <w:footnoteRef/>
      </w:r>
      <w:r>
        <w:t xml:space="preserve"> Ina </w:t>
      </w:r>
      <w:r>
        <w:rPr>
          <w:lang w:val="en-US"/>
        </w:rPr>
        <w:t>Blom, ‘</w:t>
      </w:r>
      <w:r w:rsidRPr="00271DDE">
        <w:rPr>
          <w:lang w:val="en-US"/>
        </w:rPr>
        <w:t>The Autobiography of Video: Outline for a Revisionist Account of Early Video Art</w:t>
      </w:r>
      <w:r>
        <w:rPr>
          <w:lang w:val="en-US"/>
        </w:rPr>
        <w:t>’</w:t>
      </w:r>
      <w:r w:rsidRPr="00271DDE">
        <w:rPr>
          <w:lang w:val="en-US"/>
        </w:rPr>
        <w:t xml:space="preserve">, </w:t>
      </w:r>
      <w:r w:rsidRPr="00271DDE">
        <w:rPr>
          <w:i/>
          <w:iCs/>
          <w:lang w:val="en-US"/>
        </w:rPr>
        <w:t>Critical Inquiry</w:t>
      </w:r>
      <w:r w:rsidRPr="00271DDE">
        <w:rPr>
          <w:lang w:val="en-US"/>
        </w:rPr>
        <w:t xml:space="preserve">, </w:t>
      </w:r>
      <w:r>
        <w:rPr>
          <w:lang w:val="en-US"/>
        </w:rPr>
        <w:t>39</w:t>
      </w:r>
      <w:r w:rsidRPr="00271DDE">
        <w:rPr>
          <w:lang w:val="en-US"/>
        </w:rPr>
        <w:t xml:space="preserve">. 2, </w:t>
      </w:r>
      <w:r>
        <w:rPr>
          <w:lang w:val="en-US"/>
        </w:rPr>
        <w:t>2013: 277</w:t>
      </w:r>
      <w:r w:rsidRPr="00271DDE">
        <w:rPr>
          <w:lang w:val="en-US"/>
        </w:rPr>
        <w:t xml:space="preserve">. </w:t>
      </w:r>
    </w:p>
  </w:footnote>
  <w:footnote w:id="74">
    <w:p w14:paraId="7A13C225" w14:textId="77777777" w:rsidR="00A04EB4" w:rsidRPr="000C62DF" w:rsidRDefault="00A04EB4" w:rsidP="00A04EB4">
      <w:pPr>
        <w:pStyle w:val="FootnoteText"/>
        <w:rPr>
          <w:lang w:val="en-US"/>
        </w:rPr>
      </w:pPr>
      <w:r>
        <w:rPr>
          <w:rStyle w:val="FootnoteReference"/>
        </w:rPr>
        <w:footnoteRef/>
      </w:r>
      <w:r>
        <w:t xml:space="preserve"> </w:t>
      </w:r>
      <w:r>
        <w:rPr>
          <w:lang w:val="en-US"/>
        </w:rPr>
        <w:t xml:space="preserve">Tom Sherman, ‘The Nine Lives of Video Art: </w:t>
      </w:r>
      <w:r w:rsidRPr="00205E34">
        <w:rPr>
          <w:lang w:val="en-US"/>
        </w:rPr>
        <w:t>Technological evolution, the repeated near-death of video art, and the life force of vernacular video...’</w:t>
      </w:r>
      <w:r>
        <w:rPr>
          <w:lang w:val="en-US"/>
        </w:rPr>
        <w:t xml:space="preserve"> </w:t>
      </w:r>
      <w:r w:rsidRPr="00205E34">
        <w:rPr>
          <w:lang w:val="en-US"/>
        </w:rPr>
        <w:t>Lecture held during the conference 'Video Vortex - Responses to YouTu</w:t>
      </w:r>
      <w:r>
        <w:rPr>
          <w:lang w:val="en-US"/>
        </w:rPr>
        <w:t>be', Amsterdam, 18 January 2008.</w:t>
      </w:r>
    </w:p>
  </w:footnote>
  <w:footnote w:id="75">
    <w:p w14:paraId="630BFC93" w14:textId="77777777" w:rsidR="00A04EB4" w:rsidRPr="00F510D0" w:rsidRDefault="00A04EB4" w:rsidP="00A04EB4">
      <w:pPr>
        <w:pStyle w:val="FootnoteText"/>
        <w:rPr>
          <w:lang w:val="en-US"/>
        </w:rPr>
      </w:pPr>
      <w:r>
        <w:rPr>
          <w:rStyle w:val="FootnoteReference"/>
        </w:rPr>
        <w:footnoteRef/>
      </w:r>
      <w:r>
        <w:t xml:space="preserve"> David </w:t>
      </w:r>
      <w:r>
        <w:rPr>
          <w:lang w:val="en-US"/>
        </w:rPr>
        <w:t>Garcia, ‘</w:t>
      </w:r>
      <w:r w:rsidRPr="00F510D0">
        <w:rPr>
          <w:lang w:val="en-US"/>
        </w:rPr>
        <w:t>(Un)Real-Time Media:</w:t>
      </w:r>
      <w:r>
        <w:rPr>
          <w:lang w:val="en-US"/>
        </w:rPr>
        <w:t xml:space="preserve"> ‘Got Live if you Want It’’</w:t>
      </w:r>
      <w:r w:rsidRPr="00F510D0">
        <w:rPr>
          <w:lang w:val="en-US"/>
        </w:rPr>
        <w:t xml:space="preserve">, in </w:t>
      </w:r>
      <w:r w:rsidRPr="003041D3">
        <w:rPr>
          <w:lang w:val="en-US"/>
        </w:rPr>
        <w:t xml:space="preserve">Geert Lovink and Sabine Niederer, (eds) </w:t>
      </w:r>
      <w:r w:rsidRPr="003041D3">
        <w:rPr>
          <w:i/>
          <w:iCs/>
          <w:lang w:val="en-US"/>
        </w:rPr>
        <w:t>Video Vortex Reader: Responses to YouTube</w:t>
      </w:r>
      <w:r w:rsidRPr="003041D3">
        <w:rPr>
          <w:lang w:val="en-US"/>
        </w:rPr>
        <w:t>, Amsterdam: The Institute for Network Cultures, 2008</w:t>
      </w:r>
      <w:r>
        <w:rPr>
          <w:lang w:val="en-US"/>
        </w:rPr>
        <w:t>: p. 294.</w:t>
      </w:r>
    </w:p>
  </w:footnote>
  <w:footnote w:id="76">
    <w:p w14:paraId="5DE58C69" w14:textId="77777777" w:rsidR="00A04EB4" w:rsidRPr="006876E4" w:rsidRDefault="00A04EB4" w:rsidP="00A04EB4">
      <w:pPr>
        <w:pStyle w:val="FootnoteText"/>
        <w:rPr>
          <w:lang w:val="en-US"/>
        </w:rPr>
      </w:pPr>
      <w:r>
        <w:rPr>
          <w:rStyle w:val="FootnoteReference"/>
        </w:rPr>
        <w:footnoteRef/>
      </w:r>
      <w:r>
        <w:t xml:space="preserve"> Deidre </w:t>
      </w:r>
      <w:r>
        <w:rPr>
          <w:lang w:val="en-US"/>
        </w:rPr>
        <w:t>Boyle,</w:t>
      </w:r>
      <w:r w:rsidRPr="006876E4">
        <w:rPr>
          <w:lang w:val="en-US"/>
        </w:rPr>
        <w:t xml:space="preserve"> </w:t>
      </w:r>
      <w:r>
        <w:rPr>
          <w:lang w:val="en-US"/>
        </w:rPr>
        <w:t>‘</w:t>
      </w:r>
      <w:r w:rsidRPr="006876E4">
        <w:rPr>
          <w:lang w:val="en-US"/>
        </w:rPr>
        <w:t>Subject to Change</w:t>
      </w:r>
      <w:r>
        <w:rPr>
          <w:lang w:val="en-US"/>
        </w:rPr>
        <w:t>’</w:t>
      </w:r>
      <w:r w:rsidRPr="006876E4">
        <w:rPr>
          <w:lang w:val="en-US"/>
        </w:rPr>
        <w:t xml:space="preserve">, </w:t>
      </w:r>
      <w:r w:rsidRPr="006876E4">
        <w:rPr>
          <w:i/>
          <w:iCs/>
          <w:lang w:val="en-US"/>
        </w:rPr>
        <w:t>Art Journal</w:t>
      </w:r>
      <w:r w:rsidRPr="006876E4">
        <w:rPr>
          <w:lang w:val="en-US"/>
        </w:rPr>
        <w:t xml:space="preserve">, </w:t>
      </w:r>
      <w:r>
        <w:rPr>
          <w:lang w:val="en-US"/>
        </w:rPr>
        <w:t xml:space="preserve">1985: 229-230, 10 April 2013, </w:t>
      </w:r>
      <w:r w:rsidRPr="006876E4">
        <w:rPr>
          <w:lang w:val="en-US"/>
        </w:rPr>
        <w:t xml:space="preserve">http://www.experimentaltvcenter.org/sites/default/files/history/pdf/boylesubjectt ochange_182.pdf </w:t>
      </w:r>
    </w:p>
  </w:footnote>
  <w:footnote w:id="77">
    <w:p w14:paraId="4A487F65" w14:textId="77777777" w:rsidR="00A04EB4" w:rsidRPr="00BC0831" w:rsidRDefault="00A04EB4" w:rsidP="00A04EB4">
      <w:pPr>
        <w:pStyle w:val="FootnoteText"/>
        <w:rPr>
          <w:lang w:val="en-US"/>
        </w:rPr>
      </w:pPr>
      <w:r>
        <w:rPr>
          <w:rStyle w:val="FootnoteReference"/>
        </w:rPr>
        <w:footnoteRef/>
      </w:r>
      <w:r>
        <w:t xml:space="preserve"> </w:t>
      </w:r>
      <w:r>
        <w:rPr>
          <w:lang w:val="en-US"/>
        </w:rPr>
        <w:t>The videobloggers were certainly aware of the work of McLuhan, as a few quotes off the email list shows; ‘</w:t>
      </w:r>
      <w:r w:rsidRPr="00BC0831">
        <w:rPr>
          <w:lang w:val="en-US"/>
        </w:rPr>
        <w:t>I just stumbled on this superb quote from Marshal McLuhan.</w:t>
      </w:r>
      <w:r>
        <w:rPr>
          <w:lang w:val="en-US"/>
        </w:rPr>
        <w:t xml:space="preserve"> ‘</w:t>
      </w:r>
      <w:r w:rsidRPr="00BC0831">
        <w:rPr>
          <w:lang w:val="en-US"/>
        </w:rPr>
        <w:t>The old medium is always the content of the new medium. As movies tend to</w:t>
      </w:r>
      <w:r>
        <w:rPr>
          <w:lang w:val="en-US"/>
        </w:rPr>
        <w:t xml:space="preserve"> </w:t>
      </w:r>
      <w:r w:rsidRPr="00BC0831">
        <w:rPr>
          <w:lang w:val="en-US"/>
        </w:rPr>
        <w:t xml:space="preserve">be the content of </w:t>
      </w:r>
      <w:r>
        <w:rPr>
          <w:lang w:val="en-US"/>
        </w:rPr>
        <w:t>TV</w:t>
      </w:r>
      <w:r w:rsidRPr="00BC0831">
        <w:rPr>
          <w:lang w:val="en-US"/>
        </w:rPr>
        <w:t xml:space="preserve"> and as books te</w:t>
      </w:r>
      <w:r>
        <w:rPr>
          <w:lang w:val="en-US"/>
        </w:rPr>
        <w:t xml:space="preserve">nd to be the content of movies.’ </w:t>
      </w:r>
      <w:r w:rsidRPr="00BC0831">
        <w:rPr>
          <w:lang w:val="en-US"/>
        </w:rPr>
        <w:t>It pretty much perfectly sums up the web. It started by gob</w:t>
      </w:r>
      <w:r>
        <w:rPr>
          <w:lang w:val="en-US"/>
        </w:rPr>
        <w:t>b</w:t>
      </w:r>
      <w:r w:rsidRPr="00BC0831">
        <w:rPr>
          <w:lang w:val="en-US"/>
        </w:rPr>
        <w:t xml:space="preserve">ling up </w:t>
      </w:r>
      <w:r>
        <w:rPr>
          <w:lang w:val="en-US"/>
        </w:rPr>
        <w:t>TV</w:t>
      </w:r>
      <w:r w:rsidRPr="00BC0831">
        <w:rPr>
          <w:lang w:val="en-US"/>
        </w:rPr>
        <w:t>,</w:t>
      </w:r>
      <w:r>
        <w:rPr>
          <w:lang w:val="en-US"/>
        </w:rPr>
        <w:t xml:space="preserve"> </w:t>
      </w:r>
      <w:r w:rsidRPr="00BC0831">
        <w:rPr>
          <w:lang w:val="en-US"/>
        </w:rPr>
        <w:t>radio, movies, music etc., but since some of these media companies wholesale</w:t>
      </w:r>
      <w:r>
        <w:rPr>
          <w:lang w:val="en-US"/>
        </w:rPr>
        <w:t xml:space="preserve"> </w:t>
      </w:r>
      <w:r w:rsidRPr="00BC0831">
        <w:rPr>
          <w:lang w:val="en-US"/>
        </w:rPr>
        <w:t>boycotted it a black market of goods spring up as well as leaving a</w:t>
      </w:r>
      <w:r>
        <w:rPr>
          <w:lang w:val="en-US"/>
        </w:rPr>
        <w:t xml:space="preserve"> </w:t>
      </w:r>
      <w:r w:rsidRPr="00BC0831">
        <w:rPr>
          <w:lang w:val="en-US"/>
        </w:rPr>
        <w:t>tremendous opportunity for innovative media makers... i.e. the world of</w:t>
      </w:r>
      <w:r>
        <w:rPr>
          <w:lang w:val="en-US"/>
        </w:rPr>
        <w:t xml:space="preserve"> </w:t>
      </w:r>
      <w:r w:rsidRPr="00BC0831">
        <w:rPr>
          <w:lang w:val="en-US"/>
        </w:rPr>
        <w:t xml:space="preserve">videoblogging and </w:t>
      </w:r>
      <w:r>
        <w:rPr>
          <w:lang w:val="en-US"/>
        </w:rPr>
        <w:t>YouTube</w:t>
      </w:r>
      <w:r w:rsidRPr="00BC0831">
        <w:rPr>
          <w:lang w:val="en-US"/>
        </w:rPr>
        <w:t xml:space="preserve"> among others.</w:t>
      </w:r>
    </w:p>
  </w:footnote>
  <w:footnote w:id="78">
    <w:p w14:paraId="5A4C2B11" w14:textId="77777777" w:rsidR="00A04EB4" w:rsidRPr="00A25446" w:rsidRDefault="00A04EB4" w:rsidP="00A04EB4">
      <w:pPr>
        <w:pStyle w:val="FootnoteText"/>
        <w:rPr>
          <w:lang w:val="en-US"/>
        </w:rPr>
      </w:pPr>
      <w:r>
        <w:rPr>
          <w:rStyle w:val="FootnoteReference"/>
        </w:rPr>
        <w:footnoteRef/>
      </w:r>
      <w:r>
        <w:t xml:space="preserve"> </w:t>
      </w:r>
      <w:r w:rsidRPr="00A25446">
        <w:rPr>
          <w:lang w:val="en-US"/>
        </w:rPr>
        <w:t>Michael</w:t>
      </w:r>
      <w:r>
        <w:rPr>
          <w:lang w:val="en-US"/>
        </w:rPr>
        <w:t xml:space="preserve"> Shamberg, </w:t>
      </w:r>
      <w:r w:rsidRPr="00A25446">
        <w:rPr>
          <w:i/>
          <w:lang w:val="en-US"/>
        </w:rPr>
        <w:t>Guerilla Television,</w:t>
      </w:r>
      <w:r>
        <w:rPr>
          <w:lang w:val="en-US"/>
        </w:rPr>
        <w:t xml:space="preserve"> </w:t>
      </w:r>
      <w:r w:rsidRPr="00A25446">
        <w:rPr>
          <w:lang w:val="en-US"/>
        </w:rPr>
        <w:t>New York, NY: H</w:t>
      </w:r>
      <w:r>
        <w:rPr>
          <w:lang w:val="en-US"/>
        </w:rPr>
        <w:t xml:space="preserve">olt, Rinehart and Winston, 1971: </w:t>
      </w:r>
      <w:r w:rsidRPr="00A25446">
        <w:rPr>
          <w:lang w:val="en-US"/>
        </w:rPr>
        <w:t>32.  </w:t>
      </w:r>
    </w:p>
  </w:footnote>
  <w:footnote w:id="79">
    <w:p w14:paraId="371D222A" w14:textId="77777777" w:rsidR="00A04EB4" w:rsidRPr="00A25446" w:rsidRDefault="00A04EB4" w:rsidP="00A04EB4">
      <w:pPr>
        <w:pStyle w:val="FootnoteText"/>
      </w:pPr>
      <w:r>
        <w:rPr>
          <w:rStyle w:val="FootnoteReference"/>
        </w:rPr>
        <w:footnoteRef/>
      </w:r>
      <w:r>
        <w:t xml:space="preserve"> William </w:t>
      </w:r>
      <w:r w:rsidRPr="00A25446">
        <w:t xml:space="preserve">Merrin, </w:t>
      </w:r>
      <w:r>
        <w:t>‘</w:t>
      </w:r>
      <w:r w:rsidRPr="00A25446">
        <w:t xml:space="preserve">Still fighting </w:t>
      </w:r>
      <w:r>
        <w:t>‘</w:t>
      </w:r>
      <w:r w:rsidRPr="00A25446">
        <w:t>the Beast</w:t>
      </w:r>
      <w:r>
        <w:t>’</w:t>
      </w:r>
      <w:r w:rsidRPr="00A25446">
        <w:t>: Guerrilla television and the limits of YouTube.</w:t>
      </w:r>
      <w:r>
        <w:t>’</w:t>
      </w:r>
      <w:r w:rsidRPr="00A25446">
        <w:t> </w:t>
      </w:r>
      <w:r w:rsidRPr="00A25446">
        <w:rPr>
          <w:i/>
          <w:iCs/>
        </w:rPr>
        <w:t>Cultural Politics</w:t>
      </w:r>
      <w:r w:rsidRPr="00A25446">
        <w:t> </w:t>
      </w:r>
      <w:r>
        <w:t>8.1, 2012</w:t>
      </w:r>
      <w:r w:rsidRPr="00A25446">
        <w:t>: 97-119.</w:t>
      </w:r>
    </w:p>
  </w:footnote>
  <w:footnote w:id="80">
    <w:p w14:paraId="73B469D0" w14:textId="77777777" w:rsidR="00A04EB4" w:rsidRPr="006F7430" w:rsidRDefault="00A04EB4" w:rsidP="00A04EB4">
      <w:pPr>
        <w:pStyle w:val="FootnoteText"/>
        <w:rPr>
          <w:lang w:val="en-US"/>
        </w:rPr>
      </w:pPr>
      <w:r>
        <w:rPr>
          <w:rStyle w:val="FootnoteReference"/>
        </w:rPr>
        <w:footnoteRef/>
      </w:r>
      <w:r>
        <w:t xml:space="preserve"> </w:t>
      </w:r>
      <w:r>
        <w:rPr>
          <w:lang w:val="en-US"/>
        </w:rPr>
        <w:t xml:space="preserve">Shamberg, </w:t>
      </w:r>
      <w:r w:rsidRPr="001D0E2E">
        <w:rPr>
          <w:i/>
          <w:lang w:val="en-US"/>
        </w:rPr>
        <w:t>Guerilla Television</w:t>
      </w:r>
      <w:r>
        <w:rPr>
          <w:lang w:val="en-US"/>
        </w:rPr>
        <w:t>, p. 7-8.</w:t>
      </w:r>
    </w:p>
  </w:footnote>
  <w:footnote w:id="81">
    <w:p w14:paraId="6B4C587B" w14:textId="77777777" w:rsidR="00A04EB4" w:rsidRPr="005E59D9" w:rsidRDefault="00A04EB4" w:rsidP="00A04EB4">
      <w:pPr>
        <w:pStyle w:val="FootnoteText"/>
        <w:rPr>
          <w:lang w:val="en-US"/>
        </w:rPr>
      </w:pPr>
      <w:r>
        <w:rPr>
          <w:rStyle w:val="FootnoteReference"/>
        </w:rPr>
        <w:footnoteRef/>
      </w:r>
      <w:r>
        <w:t xml:space="preserve"> </w:t>
      </w:r>
      <w:r>
        <w:rPr>
          <w:lang w:val="en-US"/>
        </w:rPr>
        <w:t>Clint Sharp,</w:t>
      </w:r>
      <w:r w:rsidRPr="00D02BAE">
        <w:rPr>
          <w:lang w:val="en-US"/>
        </w:rPr>
        <w:t xml:space="preserve"> Email to videoblogging li</w:t>
      </w:r>
      <w:r>
        <w:rPr>
          <w:lang w:val="en-US"/>
        </w:rPr>
        <w:t>st, 14 July 2005,</w:t>
      </w:r>
      <w:r w:rsidRPr="00D02BAE">
        <w:rPr>
          <w:lang w:val="en-US"/>
        </w:rPr>
        <w:t xml:space="preserve"> https://groups.yahoo.com/neo/groups/videoblogging/conversations/messag es/16789 </w:t>
      </w:r>
    </w:p>
  </w:footnote>
  <w:footnote w:id="82">
    <w:p w14:paraId="6AEB53B4" w14:textId="77777777" w:rsidR="00A04EB4" w:rsidRPr="001D0E2E" w:rsidRDefault="00A04EB4" w:rsidP="00A04EB4">
      <w:pPr>
        <w:pStyle w:val="FootnoteText"/>
      </w:pPr>
      <w:r>
        <w:rPr>
          <w:rStyle w:val="FootnoteReference"/>
        </w:rPr>
        <w:footnoteRef/>
      </w:r>
      <w:r>
        <w:t xml:space="preserve"> Thomas Austin. ‘“...</w:t>
      </w:r>
      <w:r w:rsidRPr="00BB5EF9">
        <w:t>to leave the confinements of his humanness</w:t>
      </w:r>
      <w:r>
        <w:t>”</w:t>
      </w:r>
      <w:r w:rsidRPr="00BB5EF9">
        <w:t xml:space="preserve">: Authorial voice, death and constructions of nature in </w:t>
      </w:r>
      <w:r>
        <w:t xml:space="preserve">Werner Herzog's' Grizzly Man’. In Thomas Austin </w:t>
      </w:r>
      <w:r w:rsidRPr="00BB5EF9">
        <w:t>and </w:t>
      </w:r>
      <w:r>
        <w:t xml:space="preserve">Wilma de Jong, </w:t>
      </w:r>
      <w:r w:rsidRPr="00BB5EF9">
        <w:t xml:space="preserve">(eds.) </w:t>
      </w:r>
      <w:r w:rsidRPr="00BB5EF9">
        <w:rPr>
          <w:i/>
        </w:rPr>
        <w:t>Rethinking documentary: new perspectives, new practices</w:t>
      </w:r>
      <w:r w:rsidRPr="00BB5EF9">
        <w:t>. Open University Press, Maidenhead</w:t>
      </w:r>
      <w:r>
        <w:t>, 2008</w:t>
      </w:r>
      <w:r w:rsidRPr="00BB5EF9">
        <w:t xml:space="preserve">: </w:t>
      </w:r>
      <w:r>
        <w:t>pp. 51-66.</w:t>
      </w:r>
    </w:p>
  </w:footnote>
  <w:footnote w:id="83">
    <w:p w14:paraId="60F70551" w14:textId="77777777" w:rsidR="00A04EB4" w:rsidRPr="00A971AE" w:rsidRDefault="00A04EB4" w:rsidP="00A04EB4">
      <w:pPr>
        <w:pStyle w:val="FootnoteText"/>
      </w:pPr>
      <w:r>
        <w:rPr>
          <w:rStyle w:val="FootnoteReference"/>
        </w:rPr>
        <w:footnoteRef/>
      </w:r>
      <w:r>
        <w:t xml:space="preserve"> </w:t>
      </w:r>
      <w:r w:rsidRPr="00A971AE">
        <w:t>Sara Chapman, ‘Guerrilla Television in the Digital Age’, </w:t>
      </w:r>
      <w:r w:rsidRPr="00A971AE">
        <w:rPr>
          <w:i/>
          <w:iCs/>
        </w:rPr>
        <w:t>Journal of Film and Video</w:t>
      </w:r>
      <w:r>
        <w:t>, 64.1-2 (2012) p</w:t>
      </w:r>
      <w:r>
        <w:rPr>
          <w:lang w:val="en-US"/>
        </w:rPr>
        <w:t>. 42.</w:t>
      </w:r>
    </w:p>
  </w:footnote>
  <w:footnote w:id="84">
    <w:p w14:paraId="7F93E809" w14:textId="77777777" w:rsidR="00A04EB4" w:rsidRPr="00A51578" w:rsidRDefault="00A04EB4" w:rsidP="00A04EB4">
      <w:pPr>
        <w:pStyle w:val="FootnoteText"/>
        <w:rPr>
          <w:lang w:val="en-US"/>
        </w:rPr>
      </w:pPr>
      <w:r>
        <w:rPr>
          <w:rStyle w:val="FootnoteReference"/>
        </w:rPr>
        <w:footnoteRef/>
      </w:r>
      <w:r>
        <w:t xml:space="preserve"> </w:t>
      </w:r>
      <w:r w:rsidRPr="006876E4">
        <w:rPr>
          <w:lang w:val="en-US"/>
        </w:rPr>
        <w:t xml:space="preserve">Chapman, </w:t>
      </w:r>
      <w:r>
        <w:rPr>
          <w:lang w:val="en-US"/>
        </w:rPr>
        <w:t>‘</w:t>
      </w:r>
      <w:r w:rsidRPr="006876E4">
        <w:rPr>
          <w:lang w:val="en-US"/>
        </w:rPr>
        <w:t>Guerrilla Television in the Digital Age</w:t>
      </w:r>
      <w:r>
        <w:rPr>
          <w:lang w:val="en-US"/>
        </w:rPr>
        <w:t>’</w:t>
      </w:r>
      <w:r w:rsidRPr="006876E4">
        <w:rPr>
          <w:lang w:val="en-US"/>
        </w:rPr>
        <w:t xml:space="preserve">, </w:t>
      </w:r>
      <w:r>
        <w:rPr>
          <w:lang w:val="en-US"/>
        </w:rPr>
        <w:t>p. 42.</w:t>
      </w:r>
    </w:p>
  </w:footnote>
  <w:footnote w:id="85">
    <w:p w14:paraId="6839ABE2" w14:textId="77777777" w:rsidR="00A04EB4" w:rsidRPr="00B320D8" w:rsidRDefault="00A04EB4" w:rsidP="00A04EB4">
      <w:pPr>
        <w:pStyle w:val="FootnoteText"/>
        <w:rPr>
          <w:lang w:val="en-US"/>
        </w:rPr>
      </w:pPr>
      <w:r>
        <w:rPr>
          <w:rStyle w:val="FootnoteReference"/>
        </w:rPr>
        <w:footnoteRef/>
      </w:r>
      <w:r>
        <w:t xml:space="preserve"> </w:t>
      </w:r>
      <w:r>
        <w:rPr>
          <w:lang w:val="en-US"/>
        </w:rPr>
        <w:t>Boyle,</w:t>
      </w:r>
      <w:r w:rsidRPr="006876E4">
        <w:rPr>
          <w:lang w:val="en-US"/>
        </w:rPr>
        <w:t xml:space="preserve"> </w:t>
      </w:r>
      <w:r>
        <w:rPr>
          <w:lang w:val="en-US"/>
        </w:rPr>
        <w:t>‘</w:t>
      </w:r>
      <w:r w:rsidRPr="006876E4">
        <w:rPr>
          <w:lang w:val="en-US"/>
        </w:rPr>
        <w:t>Subject to Change</w:t>
      </w:r>
      <w:r>
        <w:rPr>
          <w:lang w:val="en-US"/>
        </w:rPr>
        <w:t>’</w:t>
      </w:r>
    </w:p>
  </w:footnote>
  <w:footnote w:id="86">
    <w:p w14:paraId="0783FECE" w14:textId="77777777" w:rsidR="00A04EB4" w:rsidRPr="000C5292" w:rsidRDefault="00A04EB4" w:rsidP="00A04EB4">
      <w:pPr>
        <w:pStyle w:val="FootnoteText"/>
      </w:pPr>
      <w:r>
        <w:rPr>
          <w:rStyle w:val="FootnoteReference"/>
        </w:rPr>
        <w:footnoteRef/>
      </w:r>
      <w:r>
        <w:t xml:space="preserve"> </w:t>
      </w:r>
      <w:r w:rsidRPr="0078796F">
        <w:t xml:space="preserve">Alexandra </w:t>
      </w:r>
      <w:r>
        <w:t xml:space="preserve">Juhasz. </w:t>
      </w:r>
      <w:r w:rsidRPr="001D0E2E">
        <w:rPr>
          <w:i/>
        </w:rPr>
        <w:t>Learning from YouTube</w:t>
      </w:r>
      <w:r>
        <w:t xml:space="preserve"> [Video Book],</w:t>
      </w:r>
      <w:r w:rsidRPr="0078796F">
        <w:t> </w:t>
      </w:r>
      <w:r w:rsidRPr="001D0E2E">
        <w:rPr>
          <w:iCs/>
        </w:rPr>
        <w:t>MIT Press (BK)</w:t>
      </w:r>
      <w:r w:rsidRPr="001D0E2E">
        <w:t> </w:t>
      </w:r>
      <w:r w:rsidRPr="0078796F">
        <w:t>(2011).</w:t>
      </w:r>
    </w:p>
  </w:footnote>
  <w:footnote w:id="87">
    <w:p w14:paraId="6DD2E86B" w14:textId="77777777" w:rsidR="00A04EB4" w:rsidRPr="002E29F6" w:rsidRDefault="00A04EB4" w:rsidP="00A04EB4">
      <w:pPr>
        <w:pStyle w:val="FootnoteText"/>
        <w:rPr>
          <w:lang w:val="en-US"/>
        </w:rPr>
      </w:pPr>
      <w:r>
        <w:rPr>
          <w:rStyle w:val="FootnoteReference"/>
        </w:rPr>
        <w:footnoteRef/>
      </w:r>
      <w:r>
        <w:t xml:space="preserve"> Melinda M. </w:t>
      </w:r>
      <w:r>
        <w:rPr>
          <w:lang w:val="en-US"/>
        </w:rPr>
        <w:t>Barlow, ‘</w:t>
      </w:r>
      <w:r w:rsidRPr="002E29F6">
        <w:rPr>
          <w:lang w:val="en-US"/>
        </w:rPr>
        <w:t>Feminism 101: The New Yor</w:t>
      </w:r>
      <w:r>
        <w:rPr>
          <w:lang w:val="en-US"/>
        </w:rPr>
        <w:t>k Women’s Video Festival, 1972–</w:t>
      </w:r>
      <w:r w:rsidRPr="002E29F6">
        <w:rPr>
          <w:lang w:val="en-US"/>
        </w:rPr>
        <w:t>1980</w:t>
      </w:r>
      <w:r>
        <w:rPr>
          <w:lang w:val="en-US"/>
        </w:rPr>
        <w:t>’</w:t>
      </w:r>
      <w:r w:rsidRPr="002E29F6">
        <w:rPr>
          <w:lang w:val="en-US"/>
        </w:rPr>
        <w:t xml:space="preserve">, </w:t>
      </w:r>
      <w:r w:rsidRPr="002E29F6">
        <w:rPr>
          <w:i/>
          <w:iCs/>
          <w:lang w:val="en-US"/>
        </w:rPr>
        <w:t>Camera Obscura</w:t>
      </w:r>
      <w:r>
        <w:rPr>
          <w:lang w:val="en-US"/>
        </w:rPr>
        <w:t>, 18.</w:t>
      </w:r>
      <w:r w:rsidRPr="002E29F6">
        <w:rPr>
          <w:lang w:val="en-US"/>
        </w:rPr>
        <w:t>3</w:t>
      </w:r>
      <w:r>
        <w:rPr>
          <w:lang w:val="en-US"/>
        </w:rPr>
        <w:t xml:space="preserve"> (2003)</w:t>
      </w:r>
      <w:r w:rsidRPr="002E29F6">
        <w:rPr>
          <w:lang w:val="en-US"/>
        </w:rPr>
        <w:t xml:space="preserve">, pp. 3-40. </w:t>
      </w:r>
    </w:p>
  </w:footnote>
  <w:footnote w:id="88">
    <w:p w14:paraId="4F2B4AEE" w14:textId="77777777" w:rsidR="00A04EB4" w:rsidRPr="002E29F6" w:rsidRDefault="00A04EB4" w:rsidP="00A04EB4">
      <w:pPr>
        <w:pStyle w:val="FootnoteText"/>
        <w:rPr>
          <w:lang w:val="en-US"/>
        </w:rPr>
      </w:pPr>
      <w:r>
        <w:rPr>
          <w:rStyle w:val="FootnoteReference"/>
        </w:rPr>
        <w:footnoteRef/>
      </w:r>
      <w:r>
        <w:t xml:space="preserve"> </w:t>
      </w:r>
      <w:r w:rsidRPr="002E29F6">
        <w:rPr>
          <w:lang w:val="en-US"/>
        </w:rPr>
        <w:t xml:space="preserve">Renov, </w:t>
      </w:r>
      <w:r w:rsidRPr="001D0E2E">
        <w:rPr>
          <w:i/>
          <w:lang w:val="en-US"/>
        </w:rPr>
        <w:t>The Subject of Documentary</w:t>
      </w:r>
      <w:r>
        <w:rPr>
          <w:lang w:val="en-US"/>
        </w:rPr>
        <w:t xml:space="preserve">, </w:t>
      </w:r>
      <w:r w:rsidRPr="002E29F6">
        <w:rPr>
          <w:lang w:val="en-US"/>
        </w:rPr>
        <w:t xml:space="preserve">p </w:t>
      </w:r>
      <w:r>
        <w:rPr>
          <w:lang w:val="en-US"/>
        </w:rPr>
        <w:t>177-179.</w:t>
      </w:r>
    </w:p>
  </w:footnote>
  <w:footnote w:id="89">
    <w:p w14:paraId="4AE66241" w14:textId="77777777" w:rsidR="00A04EB4" w:rsidRPr="00D34890" w:rsidRDefault="00A04EB4" w:rsidP="00A04EB4">
      <w:pPr>
        <w:pStyle w:val="FootnoteText"/>
        <w:rPr>
          <w:lang w:val="en-US"/>
        </w:rPr>
      </w:pPr>
      <w:r>
        <w:rPr>
          <w:rStyle w:val="FootnoteReference"/>
        </w:rPr>
        <w:footnoteRef/>
      </w:r>
      <w:r>
        <w:t xml:space="preserve"> </w:t>
      </w:r>
      <w:r>
        <w:rPr>
          <w:lang w:val="en-US"/>
        </w:rPr>
        <w:t>Norris Nicholson, ‘</w:t>
      </w:r>
      <w:r w:rsidRPr="00D34890">
        <w:rPr>
          <w:lang w:val="en-US"/>
        </w:rPr>
        <w:t>In amateur hands: framing time and space in home-movies</w:t>
      </w:r>
      <w:r>
        <w:rPr>
          <w:lang w:val="en-US"/>
        </w:rPr>
        <w:t>’</w:t>
      </w:r>
      <w:r w:rsidRPr="00D34890">
        <w:rPr>
          <w:lang w:val="en-US"/>
        </w:rPr>
        <w:t xml:space="preserve">, </w:t>
      </w:r>
      <w:r>
        <w:rPr>
          <w:lang w:val="en-US"/>
        </w:rPr>
        <w:t>p. 199.</w:t>
      </w:r>
    </w:p>
  </w:footnote>
  <w:footnote w:id="90">
    <w:p w14:paraId="035430A2" w14:textId="77777777" w:rsidR="00A04EB4" w:rsidRPr="00201D31" w:rsidRDefault="00A04EB4" w:rsidP="00A04EB4">
      <w:pPr>
        <w:pStyle w:val="FootnoteText"/>
        <w:rPr>
          <w:lang w:val="en-US"/>
        </w:rPr>
      </w:pPr>
      <w:r>
        <w:rPr>
          <w:rStyle w:val="FootnoteReference"/>
        </w:rPr>
        <w:footnoteRef/>
      </w:r>
      <w:r>
        <w:t xml:space="preserve"> Nicole </w:t>
      </w:r>
      <w:r>
        <w:rPr>
          <w:lang w:val="en-US"/>
        </w:rPr>
        <w:t>Matthews,</w:t>
      </w:r>
      <w:r w:rsidRPr="00201D31">
        <w:rPr>
          <w:lang w:val="en-US"/>
        </w:rPr>
        <w:t xml:space="preserve"> </w:t>
      </w:r>
      <w:r>
        <w:rPr>
          <w:lang w:val="en-US"/>
        </w:rPr>
        <w:t>‘</w:t>
      </w:r>
      <w:r w:rsidRPr="00201D31">
        <w:rPr>
          <w:lang w:val="en-US"/>
        </w:rPr>
        <w:t>Confessions to a new public: Video Nation Shorts</w:t>
      </w:r>
      <w:r>
        <w:rPr>
          <w:lang w:val="en-US"/>
        </w:rPr>
        <w:t>’</w:t>
      </w:r>
      <w:r w:rsidRPr="00201D31">
        <w:rPr>
          <w:lang w:val="en-US"/>
        </w:rPr>
        <w:t xml:space="preserve">, </w:t>
      </w:r>
      <w:r w:rsidRPr="00201D31">
        <w:rPr>
          <w:i/>
          <w:iCs/>
          <w:lang w:val="en-US"/>
        </w:rPr>
        <w:t xml:space="preserve">Media Culture &amp; Society, </w:t>
      </w:r>
      <w:r>
        <w:rPr>
          <w:lang w:val="en-US"/>
        </w:rPr>
        <w:t xml:space="preserve">29. </w:t>
      </w:r>
      <w:r w:rsidRPr="00201D31">
        <w:rPr>
          <w:lang w:val="en-US"/>
        </w:rPr>
        <w:t>3</w:t>
      </w:r>
      <w:r>
        <w:rPr>
          <w:lang w:val="en-US"/>
        </w:rPr>
        <w:t xml:space="preserve"> (2007):</w:t>
      </w:r>
      <w:r w:rsidRPr="00201D31">
        <w:rPr>
          <w:lang w:val="en-US"/>
        </w:rPr>
        <w:t xml:space="preserve"> pp. 435-448. </w:t>
      </w:r>
    </w:p>
  </w:footnote>
  <w:footnote w:id="91">
    <w:p w14:paraId="4FDA623C" w14:textId="77777777" w:rsidR="00A04EB4" w:rsidRPr="00BD2773" w:rsidRDefault="00A04EB4" w:rsidP="00A04EB4">
      <w:pPr>
        <w:pStyle w:val="FootnoteText"/>
        <w:rPr>
          <w:lang w:val="en-US"/>
        </w:rPr>
      </w:pPr>
      <w:r>
        <w:rPr>
          <w:rStyle w:val="FootnoteReference"/>
        </w:rPr>
        <w:footnoteRef/>
      </w:r>
      <w:r>
        <w:t xml:space="preserve"> </w:t>
      </w:r>
      <w:r>
        <w:rPr>
          <w:lang w:val="en-US"/>
        </w:rPr>
        <w:t>Blom, ‘The Autobiography of Video’, p.280.</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C92521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C72B5A0"/>
    <w:lvl w:ilvl="0">
      <w:start w:val="1"/>
      <w:numFmt w:val="decimal"/>
      <w:lvlText w:val="%1."/>
      <w:lvlJc w:val="left"/>
      <w:pPr>
        <w:tabs>
          <w:tab w:val="num" w:pos="1800"/>
        </w:tabs>
        <w:ind w:left="1800" w:hanging="360"/>
      </w:pPr>
    </w:lvl>
  </w:abstractNum>
  <w:abstractNum w:abstractNumId="2">
    <w:nsid w:val="FFFFFF7D"/>
    <w:multiLevelType w:val="singleLevel"/>
    <w:tmpl w:val="7CD2033E"/>
    <w:lvl w:ilvl="0">
      <w:start w:val="1"/>
      <w:numFmt w:val="decimal"/>
      <w:lvlText w:val="%1."/>
      <w:lvlJc w:val="left"/>
      <w:pPr>
        <w:tabs>
          <w:tab w:val="num" w:pos="1440"/>
        </w:tabs>
        <w:ind w:left="1440" w:hanging="360"/>
      </w:pPr>
    </w:lvl>
  </w:abstractNum>
  <w:abstractNum w:abstractNumId="3">
    <w:nsid w:val="FFFFFF7E"/>
    <w:multiLevelType w:val="singleLevel"/>
    <w:tmpl w:val="8FEA9F42"/>
    <w:lvl w:ilvl="0">
      <w:start w:val="1"/>
      <w:numFmt w:val="decimal"/>
      <w:lvlText w:val="%1."/>
      <w:lvlJc w:val="left"/>
      <w:pPr>
        <w:tabs>
          <w:tab w:val="num" w:pos="1080"/>
        </w:tabs>
        <w:ind w:left="1080" w:hanging="360"/>
      </w:pPr>
    </w:lvl>
  </w:abstractNum>
  <w:abstractNum w:abstractNumId="4">
    <w:nsid w:val="FFFFFF7F"/>
    <w:multiLevelType w:val="singleLevel"/>
    <w:tmpl w:val="1F7C2AFC"/>
    <w:lvl w:ilvl="0">
      <w:start w:val="1"/>
      <w:numFmt w:val="decimal"/>
      <w:lvlText w:val="%1."/>
      <w:lvlJc w:val="left"/>
      <w:pPr>
        <w:tabs>
          <w:tab w:val="num" w:pos="720"/>
        </w:tabs>
        <w:ind w:left="720" w:hanging="360"/>
      </w:pPr>
    </w:lvl>
  </w:abstractNum>
  <w:abstractNum w:abstractNumId="5">
    <w:nsid w:val="FFFFFF80"/>
    <w:multiLevelType w:val="singleLevel"/>
    <w:tmpl w:val="5C3CD81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A060317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CDCC919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C5085A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0D2ED922"/>
    <w:lvl w:ilvl="0">
      <w:start w:val="1"/>
      <w:numFmt w:val="decimal"/>
      <w:lvlText w:val="%1."/>
      <w:lvlJc w:val="left"/>
      <w:pPr>
        <w:tabs>
          <w:tab w:val="num" w:pos="360"/>
        </w:tabs>
        <w:ind w:left="360" w:hanging="360"/>
      </w:pPr>
    </w:lvl>
  </w:abstractNum>
  <w:abstractNum w:abstractNumId="10">
    <w:nsid w:val="FFFFFF89"/>
    <w:multiLevelType w:val="singleLevel"/>
    <w:tmpl w:val="CE46EDBE"/>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2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19DA68AE"/>
    <w:multiLevelType w:val="hybridMultilevel"/>
    <w:tmpl w:val="F2B23A68"/>
    <w:lvl w:ilvl="0" w:tplc="1E0CF2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453E7D"/>
    <w:multiLevelType w:val="hybridMultilevel"/>
    <w:tmpl w:val="AA2859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601417"/>
    <w:multiLevelType w:val="hybridMultilevel"/>
    <w:tmpl w:val="1CD8050E"/>
    <w:lvl w:ilvl="0" w:tplc="62DE72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4"/>
  </w:num>
  <w:num w:numId="4">
    <w:abstractNumId w:val="11"/>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numStart w:val="57"/>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B66"/>
    <w:rsid w:val="001C0B66"/>
    <w:rsid w:val="0057037C"/>
    <w:rsid w:val="00837DD1"/>
    <w:rsid w:val="008E0368"/>
    <w:rsid w:val="00A04EB4"/>
    <w:rsid w:val="00FF79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2D2DD0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7DD1"/>
    <w:pPr>
      <w:spacing w:line="360" w:lineRule="auto"/>
    </w:pPr>
    <w:rPr>
      <w:rFonts w:ascii="Times New Roman" w:hAnsi="Times New Roman"/>
      <w:lang w:val="en-GB"/>
    </w:rPr>
  </w:style>
  <w:style w:type="paragraph" w:styleId="Heading1">
    <w:name w:val="heading 1"/>
    <w:basedOn w:val="Normal"/>
    <w:next w:val="Normal"/>
    <w:link w:val="Heading1Char"/>
    <w:uiPriority w:val="9"/>
    <w:qFormat/>
    <w:rsid w:val="00837DD1"/>
    <w:pPr>
      <w:keepNext/>
      <w:keepLines/>
      <w:spacing w:before="480"/>
      <w:outlineLvl w:val="0"/>
    </w:pPr>
    <w:rPr>
      <w:rFonts w:eastAsiaTheme="majorEastAsia" w:cs="Times New Roman"/>
      <w:b/>
      <w:bCs/>
      <w:color w:val="000000" w:themeColor="text1"/>
      <w:sz w:val="28"/>
      <w:szCs w:val="32"/>
      <w:u w:val="single"/>
    </w:rPr>
  </w:style>
  <w:style w:type="paragraph" w:styleId="Heading2">
    <w:name w:val="heading 2"/>
    <w:basedOn w:val="Normal"/>
    <w:next w:val="Normal"/>
    <w:link w:val="Heading2Char"/>
    <w:uiPriority w:val="9"/>
    <w:unhideWhenUsed/>
    <w:qFormat/>
    <w:rsid w:val="00837DD1"/>
    <w:pPr>
      <w:keepNext/>
      <w:keepLines/>
      <w:spacing w:before="200"/>
      <w:outlineLvl w:val="1"/>
    </w:pPr>
    <w:rPr>
      <w:rFonts w:eastAsiaTheme="majorEastAsia" w:cs="Times New Roman"/>
      <w:b/>
      <w:bCs/>
      <w:color w:val="000000" w:themeColor="text1"/>
    </w:rPr>
  </w:style>
  <w:style w:type="paragraph" w:styleId="Heading3">
    <w:name w:val="heading 3"/>
    <w:basedOn w:val="Normal"/>
    <w:next w:val="Normal"/>
    <w:link w:val="Heading3Char"/>
    <w:uiPriority w:val="9"/>
    <w:unhideWhenUsed/>
    <w:qFormat/>
    <w:rsid w:val="00837DD1"/>
    <w:pPr>
      <w:keepNext/>
      <w:keepLines/>
      <w:spacing w:before="200"/>
      <w:outlineLvl w:val="2"/>
    </w:pPr>
    <w:rPr>
      <w:rFonts w:eastAsiaTheme="majorEastAsia" w:cs="Times New Roman"/>
      <w:b/>
      <w:bCs/>
      <w:i/>
      <w:color w:val="000000" w:themeColor="text1"/>
    </w:rPr>
  </w:style>
  <w:style w:type="paragraph" w:styleId="Heading4">
    <w:name w:val="heading 4"/>
    <w:basedOn w:val="Normal"/>
    <w:next w:val="Normal"/>
    <w:link w:val="Heading4Char"/>
    <w:uiPriority w:val="9"/>
    <w:unhideWhenUsed/>
    <w:qFormat/>
    <w:rsid w:val="00837DD1"/>
    <w:pPr>
      <w:keepNext/>
      <w:keepLines/>
      <w:spacing w:before="200"/>
      <w:outlineLvl w:val="3"/>
    </w:pPr>
    <w:rPr>
      <w:b/>
      <w:bCs/>
      <w:i/>
      <w:iCs/>
      <w:szCs w:val="22"/>
    </w:rPr>
  </w:style>
  <w:style w:type="paragraph" w:styleId="Heading5">
    <w:name w:val="heading 5"/>
    <w:basedOn w:val="Normal"/>
    <w:next w:val="Normal"/>
    <w:link w:val="Heading5Char"/>
    <w:uiPriority w:val="9"/>
    <w:unhideWhenUsed/>
    <w:qFormat/>
    <w:rsid w:val="00837DD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7DD1"/>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0B66"/>
    <w:rPr>
      <w:rFonts w:ascii="Lucida Grande" w:hAnsi="Lucida Grande" w:cs="Lucida Grande"/>
      <w:sz w:val="18"/>
      <w:szCs w:val="18"/>
    </w:rPr>
  </w:style>
  <w:style w:type="character" w:customStyle="1" w:styleId="Heading1Char">
    <w:name w:val="Heading 1 Char"/>
    <w:basedOn w:val="DefaultParagraphFont"/>
    <w:link w:val="Heading1"/>
    <w:uiPriority w:val="9"/>
    <w:rsid w:val="00837DD1"/>
    <w:rPr>
      <w:rFonts w:ascii="Times New Roman" w:eastAsiaTheme="majorEastAsia" w:hAnsi="Times New Roman" w:cs="Times New Roman"/>
      <w:b/>
      <w:bCs/>
      <w:color w:val="000000" w:themeColor="text1"/>
      <w:sz w:val="28"/>
      <w:szCs w:val="32"/>
      <w:u w:val="single"/>
      <w:lang w:val="en-GB"/>
    </w:rPr>
  </w:style>
  <w:style w:type="character" w:customStyle="1" w:styleId="Heading2Char">
    <w:name w:val="Heading 2 Char"/>
    <w:basedOn w:val="DefaultParagraphFont"/>
    <w:link w:val="Heading2"/>
    <w:uiPriority w:val="9"/>
    <w:rsid w:val="00837DD1"/>
    <w:rPr>
      <w:rFonts w:ascii="Times New Roman" w:eastAsiaTheme="majorEastAsia" w:hAnsi="Times New Roman" w:cs="Times New Roman"/>
      <w:b/>
      <w:bCs/>
      <w:color w:val="000000" w:themeColor="text1"/>
      <w:lang w:val="en-GB"/>
    </w:rPr>
  </w:style>
  <w:style w:type="character" w:customStyle="1" w:styleId="Heading3Char">
    <w:name w:val="Heading 3 Char"/>
    <w:basedOn w:val="DefaultParagraphFont"/>
    <w:link w:val="Heading3"/>
    <w:uiPriority w:val="9"/>
    <w:rsid w:val="00837DD1"/>
    <w:rPr>
      <w:rFonts w:ascii="Times New Roman" w:eastAsiaTheme="majorEastAsia" w:hAnsi="Times New Roman" w:cs="Times New Roman"/>
      <w:b/>
      <w:bCs/>
      <w:i/>
      <w:color w:val="000000" w:themeColor="text1"/>
      <w:lang w:val="en-GB"/>
    </w:rPr>
  </w:style>
  <w:style w:type="character" w:customStyle="1" w:styleId="Heading4Char">
    <w:name w:val="Heading 4 Char"/>
    <w:basedOn w:val="DefaultParagraphFont"/>
    <w:link w:val="Heading4"/>
    <w:uiPriority w:val="9"/>
    <w:rsid w:val="00837DD1"/>
    <w:rPr>
      <w:rFonts w:ascii="Times New Roman" w:hAnsi="Times New Roman"/>
      <w:b/>
      <w:bCs/>
      <w:i/>
      <w:iCs/>
      <w:szCs w:val="22"/>
      <w:lang w:val="en-GB"/>
    </w:rPr>
  </w:style>
  <w:style w:type="character" w:customStyle="1" w:styleId="Heading5Char">
    <w:name w:val="Heading 5 Char"/>
    <w:basedOn w:val="DefaultParagraphFont"/>
    <w:link w:val="Heading5"/>
    <w:uiPriority w:val="9"/>
    <w:rsid w:val="00837DD1"/>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837DD1"/>
    <w:rPr>
      <w:rFonts w:asciiTheme="majorHAnsi" w:eastAsiaTheme="majorEastAsia" w:hAnsiTheme="majorHAnsi" w:cstheme="majorBidi"/>
      <w:i/>
      <w:iCs/>
      <w:color w:val="243F60" w:themeColor="accent1" w:themeShade="7F"/>
      <w:lang w:val="en-GB"/>
    </w:rPr>
  </w:style>
  <w:style w:type="paragraph" w:styleId="FootnoteText">
    <w:name w:val="footnote text"/>
    <w:basedOn w:val="Normal"/>
    <w:link w:val="FootnoteTextChar"/>
    <w:autoRedefine/>
    <w:uiPriority w:val="99"/>
    <w:unhideWhenUsed/>
    <w:qFormat/>
    <w:rsid w:val="00837DD1"/>
    <w:pPr>
      <w:spacing w:line="240" w:lineRule="auto"/>
    </w:pPr>
    <w:rPr>
      <w:sz w:val="18"/>
      <w:szCs w:val="18"/>
    </w:rPr>
  </w:style>
  <w:style w:type="character" w:customStyle="1" w:styleId="FootnoteTextChar">
    <w:name w:val="Footnote Text Char"/>
    <w:basedOn w:val="DefaultParagraphFont"/>
    <w:link w:val="FootnoteText"/>
    <w:uiPriority w:val="99"/>
    <w:rsid w:val="00837DD1"/>
    <w:rPr>
      <w:rFonts w:ascii="Times New Roman" w:hAnsi="Times New Roman"/>
      <w:sz w:val="18"/>
      <w:szCs w:val="18"/>
      <w:lang w:val="en-GB"/>
    </w:rPr>
  </w:style>
  <w:style w:type="character" w:styleId="FootnoteReference">
    <w:name w:val="footnote reference"/>
    <w:basedOn w:val="DefaultParagraphFont"/>
    <w:uiPriority w:val="99"/>
    <w:unhideWhenUsed/>
    <w:rsid w:val="00837DD1"/>
    <w:rPr>
      <w:vertAlign w:val="superscript"/>
    </w:rPr>
  </w:style>
  <w:style w:type="character" w:styleId="CommentReference">
    <w:name w:val="annotation reference"/>
    <w:basedOn w:val="DefaultParagraphFont"/>
    <w:uiPriority w:val="99"/>
    <w:semiHidden/>
    <w:unhideWhenUsed/>
    <w:rsid w:val="00837DD1"/>
    <w:rPr>
      <w:sz w:val="18"/>
      <w:szCs w:val="18"/>
    </w:rPr>
  </w:style>
  <w:style w:type="paragraph" w:styleId="CommentText">
    <w:name w:val="annotation text"/>
    <w:basedOn w:val="Normal"/>
    <w:link w:val="CommentTextChar"/>
    <w:uiPriority w:val="99"/>
    <w:semiHidden/>
    <w:unhideWhenUsed/>
    <w:rsid w:val="00837DD1"/>
  </w:style>
  <w:style w:type="character" w:customStyle="1" w:styleId="CommentTextChar">
    <w:name w:val="Comment Text Char"/>
    <w:basedOn w:val="DefaultParagraphFont"/>
    <w:link w:val="CommentText"/>
    <w:uiPriority w:val="99"/>
    <w:semiHidden/>
    <w:rsid w:val="00837DD1"/>
    <w:rPr>
      <w:rFonts w:ascii="Times New Roman" w:hAnsi="Times New Roman"/>
      <w:lang w:val="en-GB"/>
    </w:rPr>
  </w:style>
  <w:style w:type="paragraph" w:styleId="ListParagraph">
    <w:name w:val="List Paragraph"/>
    <w:basedOn w:val="Normal"/>
    <w:uiPriority w:val="34"/>
    <w:qFormat/>
    <w:rsid w:val="00837DD1"/>
    <w:pPr>
      <w:ind w:left="720"/>
      <w:contextualSpacing/>
    </w:pPr>
  </w:style>
  <w:style w:type="table" w:styleId="TableGrid">
    <w:name w:val="Table Grid"/>
    <w:basedOn w:val="TableNormal"/>
    <w:uiPriority w:val="59"/>
    <w:rsid w:val="00837DD1"/>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lockQuote">
    <w:name w:val="Block Quote"/>
    <w:basedOn w:val="Normal"/>
    <w:next w:val="Normal"/>
    <w:qFormat/>
    <w:rsid w:val="00837DD1"/>
    <w:pPr>
      <w:spacing w:before="120" w:after="120" w:line="240" w:lineRule="auto"/>
      <w:ind w:left="720"/>
    </w:pPr>
    <w:rPr>
      <w:lang w:val="en-US"/>
    </w:rPr>
  </w:style>
  <w:style w:type="paragraph" w:styleId="Footer">
    <w:name w:val="footer"/>
    <w:basedOn w:val="Normal"/>
    <w:link w:val="FooterChar"/>
    <w:uiPriority w:val="99"/>
    <w:unhideWhenUsed/>
    <w:rsid w:val="00837DD1"/>
    <w:pPr>
      <w:tabs>
        <w:tab w:val="center" w:pos="4320"/>
        <w:tab w:val="right" w:pos="8640"/>
      </w:tabs>
    </w:pPr>
    <w:rPr>
      <w:lang w:val="en-US"/>
    </w:rPr>
  </w:style>
  <w:style w:type="character" w:customStyle="1" w:styleId="FooterChar">
    <w:name w:val="Footer Char"/>
    <w:basedOn w:val="DefaultParagraphFont"/>
    <w:link w:val="Footer"/>
    <w:uiPriority w:val="99"/>
    <w:rsid w:val="00837DD1"/>
    <w:rPr>
      <w:rFonts w:ascii="Times New Roman" w:hAnsi="Times New Roman"/>
    </w:rPr>
  </w:style>
  <w:style w:type="character" w:styleId="PageNumber">
    <w:name w:val="page number"/>
    <w:basedOn w:val="DefaultParagraphFont"/>
    <w:uiPriority w:val="99"/>
    <w:semiHidden/>
    <w:unhideWhenUsed/>
    <w:rsid w:val="00837DD1"/>
  </w:style>
  <w:style w:type="paragraph" w:customStyle="1" w:styleId="quote">
    <w:name w:val="quote"/>
    <w:basedOn w:val="Normal"/>
    <w:rsid w:val="00837DD1"/>
    <w:pPr>
      <w:ind w:left="720" w:right="929"/>
    </w:pPr>
    <w:rPr>
      <w:rFonts w:eastAsia="Times New Roman" w:cs="Times New Roman"/>
      <w:lang w:val="en-US"/>
    </w:rPr>
  </w:style>
  <w:style w:type="character" w:styleId="Hyperlink">
    <w:name w:val="Hyperlink"/>
    <w:basedOn w:val="DefaultParagraphFont"/>
    <w:uiPriority w:val="99"/>
    <w:unhideWhenUsed/>
    <w:rsid w:val="00837DD1"/>
    <w:rPr>
      <w:color w:val="0000FF" w:themeColor="hyperlink"/>
      <w:u w:val="single"/>
    </w:rPr>
  </w:style>
  <w:style w:type="paragraph" w:styleId="DocumentMap">
    <w:name w:val="Document Map"/>
    <w:basedOn w:val="Normal"/>
    <w:link w:val="DocumentMapChar"/>
    <w:uiPriority w:val="99"/>
    <w:semiHidden/>
    <w:unhideWhenUsed/>
    <w:rsid w:val="00837DD1"/>
    <w:rPr>
      <w:rFonts w:ascii="Lucida Grande" w:hAnsi="Lucida Grande" w:cs="Lucida Grande"/>
      <w:lang w:val="en-US"/>
    </w:rPr>
  </w:style>
  <w:style w:type="character" w:customStyle="1" w:styleId="DocumentMapChar">
    <w:name w:val="Document Map Char"/>
    <w:basedOn w:val="DefaultParagraphFont"/>
    <w:link w:val="DocumentMap"/>
    <w:uiPriority w:val="99"/>
    <w:semiHidden/>
    <w:rsid w:val="00837DD1"/>
    <w:rPr>
      <w:rFonts w:ascii="Lucida Grande" w:hAnsi="Lucida Grande" w:cs="Lucida Grande"/>
    </w:rPr>
  </w:style>
  <w:style w:type="paragraph" w:styleId="Header">
    <w:name w:val="header"/>
    <w:basedOn w:val="Normal"/>
    <w:link w:val="HeaderChar"/>
    <w:uiPriority w:val="99"/>
    <w:unhideWhenUsed/>
    <w:rsid w:val="00837DD1"/>
    <w:pPr>
      <w:tabs>
        <w:tab w:val="center" w:pos="4320"/>
        <w:tab w:val="right" w:pos="8640"/>
      </w:tabs>
    </w:pPr>
    <w:rPr>
      <w:lang w:val="en-US"/>
    </w:rPr>
  </w:style>
  <w:style w:type="character" w:customStyle="1" w:styleId="HeaderChar">
    <w:name w:val="Header Char"/>
    <w:basedOn w:val="DefaultParagraphFont"/>
    <w:link w:val="Header"/>
    <w:uiPriority w:val="99"/>
    <w:rsid w:val="00837DD1"/>
    <w:rPr>
      <w:rFonts w:ascii="Times New Roman" w:hAnsi="Times New Roman"/>
    </w:rPr>
  </w:style>
  <w:style w:type="paragraph" w:customStyle="1" w:styleId="AcademicNormal">
    <w:name w:val="AcademicNormal"/>
    <w:basedOn w:val="Normal"/>
    <w:rsid w:val="00837DD1"/>
    <w:pPr>
      <w:jc w:val="both"/>
    </w:pPr>
    <w:rPr>
      <w:rFonts w:ascii="Garamond" w:eastAsia="Times" w:hAnsi="Garamond" w:cs="Times New Roman"/>
      <w:szCs w:val="20"/>
    </w:rPr>
  </w:style>
  <w:style w:type="paragraph" w:customStyle="1" w:styleId="Chapter">
    <w:name w:val="Chapter"/>
    <w:basedOn w:val="Normal"/>
    <w:rsid w:val="00837DD1"/>
    <w:pPr>
      <w:widowControl w:val="0"/>
      <w:tabs>
        <w:tab w:val="left" w:pos="287"/>
        <w:tab w:val="left" w:pos="1200"/>
        <w:tab w:val="left" w:pos="1600"/>
        <w:tab w:val="left" w:pos="2000"/>
      </w:tabs>
      <w:autoSpaceDE w:val="0"/>
      <w:autoSpaceDN w:val="0"/>
      <w:adjustRightInd w:val="0"/>
    </w:pPr>
    <w:rPr>
      <w:rFonts w:ascii="Garamond" w:eastAsia="Times New Roman" w:hAnsi="Garamond" w:cs="Times New Roman"/>
      <w:b/>
      <w:bCs/>
      <w:color w:val="000000"/>
      <w:sz w:val="32"/>
      <w:szCs w:val="22"/>
      <w:lang w:val="en-US"/>
    </w:rPr>
  </w:style>
  <w:style w:type="paragraph" w:styleId="Revision">
    <w:name w:val="Revision"/>
    <w:hidden/>
    <w:uiPriority w:val="99"/>
    <w:semiHidden/>
    <w:rsid w:val="00837DD1"/>
    <w:rPr>
      <w:rFonts w:ascii="Times New Roman" w:hAnsi="Times New Roman"/>
      <w:lang w:val="en-GB"/>
    </w:rPr>
  </w:style>
  <w:style w:type="paragraph" w:styleId="NoSpacing">
    <w:name w:val="No Spacing"/>
    <w:uiPriority w:val="1"/>
    <w:qFormat/>
    <w:rsid w:val="00837DD1"/>
    <w:rPr>
      <w:rFonts w:ascii="Times New Roman" w:hAnsi="Times New Roman"/>
      <w:lang w:val="en-GB"/>
    </w:rPr>
  </w:style>
  <w:style w:type="paragraph" w:styleId="NormalWeb">
    <w:name w:val="Normal (Web)"/>
    <w:basedOn w:val="Normal"/>
    <w:uiPriority w:val="99"/>
    <w:unhideWhenUsed/>
    <w:rsid w:val="00837DD1"/>
    <w:pPr>
      <w:spacing w:before="100" w:beforeAutospacing="1" w:after="100" w:afterAutospacing="1" w:line="240" w:lineRule="auto"/>
    </w:pPr>
    <w:rPr>
      <w:rFonts w:ascii="Times" w:hAnsi="Times" w:cs="Times New Roman"/>
      <w:sz w:val="20"/>
      <w:szCs w:val="20"/>
    </w:rPr>
  </w:style>
  <w:style w:type="character" w:styleId="SubtleEmphasis">
    <w:name w:val="Subtle Emphasis"/>
    <w:basedOn w:val="DefaultParagraphFont"/>
    <w:uiPriority w:val="19"/>
    <w:qFormat/>
    <w:rsid w:val="00837DD1"/>
    <w:rPr>
      <w:i/>
      <w:iCs/>
      <w:color w:val="808080" w:themeColor="text1" w:themeTint="7F"/>
    </w:rPr>
  </w:style>
  <w:style w:type="paragraph" w:styleId="TOC1">
    <w:name w:val="toc 1"/>
    <w:basedOn w:val="Normal"/>
    <w:next w:val="Normal"/>
    <w:autoRedefine/>
    <w:uiPriority w:val="39"/>
    <w:unhideWhenUsed/>
    <w:rsid w:val="00837DD1"/>
    <w:pPr>
      <w:tabs>
        <w:tab w:val="right" w:leader="dot" w:pos="8290"/>
      </w:tabs>
      <w:spacing w:before="120"/>
    </w:pPr>
    <w:rPr>
      <w:rFonts w:asciiTheme="minorHAnsi" w:hAnsiTheme="minorHAnsi"/>
      <w:b/>
    </w:rPr>
  </w:style>
  <w:style w:type="paragraph" w:styleId="TOC2">
    <w:name w:val="toc 2"/>
    <w:basedOn w:val="Normal"/>
    <w:next w:val="Normal"/>
    <w:autoRedefine/>
    <w:uiPriority w:val="39"/>
    <w:unhideWhenUsed/>
    <w:rsid w:val="00837DD1"/>
    <w:pPr>
      <w:ind w:left="240"/>
    </w:pPr>
    <w:rPr>
      <w:rFonts w:asciiTheme="minorHAnsi" w:hAnsiTheme="minorHAnsi"/>
      <w:b/>
      <w:sz w:val="22"/>
      <w:szCs w:val="22"/>
    </w:rPr>
  </w:style>
  <w:style w:type="paragraph" w:styleId="TOC3">
    <w:name w:val="toc 3"/>
    <w:basedOn w:val="Normal"/>
    <w:next w:val="Normal"/>
    <w:autoRedefine/>
    <w:uiPriority w:val="39"/>
    <w:unhideWhenUsed/>
    <w:rsid w:val="00837DD1"/>
    <w:pPr>
      <w:ind w:left="480"/>
    </w:pPr>
    <w:rPr>
      <w:rFonts w:asciiTheme="minorHAnsi" w:hAnsiTheme="minorHAnsi"/>
      <w:sz w:val="22"/>
      <w:szCs w:val="22"/>
    </w:rPr>
  </w:style>
  <w:style w:type="paragraph" w:styleId="TOC4">
    <w:name w:val="toc 4"/>
    <w:basedOn w:val="Normal"/>
    <w:next w:val="Normal"/>
    <w:autoRedefine/>
    <w:uiPriority w:val="39"/>
    <w:unhideWhenUsed/>
    <w:rsid w:val="00837DD1"/>
    <w:pPr>
      <w:ind w:left="720"/>
    </w:pPr>
    <w:rPr>
      <w:rFonts w:asciiTheme="minorHAnsi" w:hAnsiTheme="minorHAnsi"/>
      <w:sz w:val="20"/>
      <w:szCs w:val="20"/>
    </w:rPr>
  </w:style>
  <w:style w:type="paragraph" w:styleId="TOC5">
    <w:name w:val="toc 5"/>
    <w:basedOn w:val="Normal"/>
    <w:next w:val="Normal"/>
    <w:autoRedefine/>
    <w:uiPriority w:val="39"/>
    <w:unhideWhenUsed/>
    <w:rsid w:val="00837DD1"/>
    <w:pPr>
      <w:ind w:left="960"/>
    </w:pPr>
    <w:rPr>
      <w:rFonts w:asciiTheme="minorHAnsi" w:hAnsiTheme="minorHAnsi"/>
      <w:sz w:val="20"/>
      <w:szCs w:val="20"/>
    </w:rPr>
  </w:style>
  <w:style w:type="paragraph" w:styleId="TOC6">
    <w:name w:val="toc 6"/>
    <w:basedOn w:val="Normal"/>
    <w:next w:val="Normal"/>
    <w:autoRedefine/>
    <w:uiPriority w:val="39"/>
    <w:unhideWhenUsed/>
    <w:rsid w:val="00837DD1"/>
    <w:pPr>
      <w:ind w:left="1200"/>
    </w:pPr>
    <w:rPr>
      <w:rFonts w:asciiTheme="minorHAnsi" w:hAnsiTheme="minorHAnsi"/>
      <w:sz w:val="20"/>
      <w:szCs w:val="20"/>
    </w:rPr>
  </w:style>
  <w:style w:type="paragraph" w:styleId="TOC7">
    <w:name w:val="toc 7"/>
    <w:basedOn w:val="Normal"/>
    <w:next w:val="Normal"/>
    <w:autoRedefine/>
    <w:uiPriority w:val="39"/>
    <w:unhideWhenUsed/>
    <w:rsid w:val="00837DD1"/>
    <w:pPr>
      <w:ind w:left="1440"/>
    </w:pPr>
    <w:rPr>
      <w:rFonts w:asciiTheme="minorHAnsi" w:hAnsiTheme="minorHAnsi"/>
      <w:sz w:val="20"/>
      <w:szCs w:val="20"/>
    </w:rPr>
  </w:style>
  <w:style w:type="paragraph" w:styleId="TOC8">
    <w:name w:val="toc 8"/>
    <w:basedOn w:val="Normal"/>
    <w:next w:val="Normal"/>
    <w:autoRedefine/>
    <w:uiPriority w:val="39"/>
    <w:unhideWhenUsed/>
    <w:rsid w:val="00837DD1"/>
    <w:pPr>
      <w:ind w:left="1680"/>
    </w:pPr>
    <w:rPr>
      <w:rFonts w:asciiTheme="minorHAnsi" w:hAnsiTheme="minorHAnsi"/>
      <w:sz w:val="20"/>
      <w:szCs w:val="20"/>
    </w:rPr>
  </w:style>
  <w:style w:type="paragraph" w:styleId="TOC9">
    <w:name w:val="toc 9"/>
    <w:basedOn w:val="Normal"/>
    <w:next w:val="Normal"/>
    <w:autoRedefine/>
    <w:uiPriority w:val="39"/>
    <w:unhideWhenUsed/>
    <w:rsid w:val="00837DD1"/>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837DD1"/>
    <w:rPr>
      <w:color w:val="800080" w:themeColor="followedHyperlink"/>
      <w:u w:val="single"/>
    </w:rPr>
  </w:style>
  <w:style w:type="paragraph" w:styleId="Caption">
    <w:name w:val="caption"/>
    <w:basedOn w:val="Normal"/>
    <w:next w:val="Normal"/>
    <w:uiPriority w:val="35"/>
    <w:unhideWhenUsed/>
    <w:qFormat/>
    <w:rsid w:val="00837DD1"/>
    <w:pPr>
      <w:spacing w:after="200" w:line="240" w:lineRule="auto"/>
      <w:jc w:val="center"/>
    </w:pPr>
    <w:rPr>
      <w:bCs/>
      <w:color w:val="000000" w:themeColor="text1"/>
      <w:sz w:val="18"/>
      <w:szCs w:val="18"/>
    </w:rPr>
  </w:style>
  <w:style w:type="paragraph" w:styleId="TableofFigures">
    <w:name w:val="table of figures"/>
    <w:basedOn w:val="Normal"/>
    <w:next w:val="Normal"/>
    <w:uiPriority w:val="99"/>
    <w:unhideWhenUsed/>
    <w:rsid w:val="00837DD1"/>
    <w:rPr>
      <w:rFonts w:asciiTheme="minorHAnsi" w:hAnsiTheme="minorHAnsi"/>
      <w:i/>
      <w:sz w:val="20"/>
      <w:szCs w:val="20"/>
    </w:rPr>
  </w:style>
  <w:style w:type="paragraph" w:styleId="CommentSubject">
    <w:name w:val="annotation subject"/>
    <w:basedOn w:val="CommentText"/>
    <w:next w:val="CommentText"/>
    <w:link w:val="CommentSubjectChar"/>
    <w:uiPriority w:val="99"/>
    <w:semiHidden/>
    <w:unhideWhenUsed/>
    <w:rsid w:val="00837DD1"/>
    <w:pPr>
      <w:spacing w:line="240" w:lineRule="auto"/>
    </w:pPr>
    <w:rPr>
      <w:b/>
      <w:bCs/>
      <w:sz w:val="20"/>
      <w:szCs w:val="20"/>
    </w:rPr>
  </w:style>
  <w:style w:type="character" w:customStyle="1" w:styleId="CommentSubjectChar">
    <w:name w:val="Comment Subject Char"/>
    <w:basedOn w:val="CommentTextChar"/>
    <w:link w:val="CommentSubject"/>
    <w:uiPriority w:val="99"/>
    <w:semiHidden/>
    <w:rsid w:val="00837DD1"/>
    <w:rPr>
      <w:rFonts w:ascii="Times New Roman" w:hAnsi="Times New Roman"/>
      <w:b/>
      <w:bCs/>
      <w:sz w:val="20"/>
      <w:szCs w:val="20"/>
      <w:lang w:val="en-GB"/>
    </w:rPr>
  </w:style>
  <w:style w:type="paragraph" w:styleId="BodyText">
    <w:name w:val="Body Text"/>
    <w:basedOn w:val="Normal"/>
    <w:link w:val="BodyTextChar"/>
    <w:uiPriority w:val="99"/>
    <w:unhideWhenUsed/>
    <w:rsid w:val="00A04EB4"/>
    <w:pPr>
      <w:spacing w:after="120"/>
    </w:pPr>
  </w:style>
  <w:style w:type="character" w:customStyle="1" w:styleId="BodyTextChar">
    <w:name w:val="Body Text Char"/>
    <w:basedOn w:val="DefaultParagraphFont"/>
    <w:link w:val="BodyText"/>
    <w:uiPriority w:val="99"/>
    <w:rsid w:val="00A04EB4"/>
    <w:rPr>
      <w:rFonts w:ascii="Times New Roman" w:hAnsi="Times New Roman"/>
      <w:lang w:val="en-GB"/>
    </w:rPr>
  </w:style>
  <w:style w:type="paragraph" w:styleId="BlockText">
    <w:name w:val="Block Text"/>
    <w:basedOn w:val="Normal"/>
    <w:uiPriority w:val="99"/>
    <w:unhideWhenUsed/>
    <w:rsid w:val="00A04EB4"/>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hAnsiTheme="minorHAnsi"/>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7DD1"/>
    <w:pPr>
      <w:spacing w:line="360" w:lineRule="auto"/>
    </w:pPr>
    <w:rPr>
      <w:rFonts w:ascii="Times New Roman" w:hAnsi="Times New Roman"/>
      <w:lang w:val="en-GB"/>
    </w:rPr>
  </w:style>
  <w:style w:type="paragraph" w:styleId="Heading1">
    <w:name w:val="heading 1"/>
    <w:basedOn w:val="Normal"/>
    <w:next w:val="Normal"/>
    <w:link w:val="Heading1Char"/>
    <w:uiPriority w:val="9"/>
    <w:qFormat/>
    <w:rsid w:val="00837DD1"/>
    <w:pPr>
      <w:keepNext/>
      <w:keepLines/>
      <w:spacing w:before="480"/>
      <w:outlineLvl w:val="0"/>
    </w:pPr>
    <w:rPr>
      <w:rFonts w:eastAsiaTheme="majorEastAsia" w:cs="Times New Roman"/>
      <w:b/>
      <w:bCs/>
      <w:color w:val="000000" w:themeColor="text1"/>
      <w:sz w:val="28"/>
      <w:szCs w:val="32"/>
      <w:u w:val="single"/>
    </w:rPr>
  </w:style>
  <w:style w:type="paragraph" w:styleId="Heading2">
    <w:name w:val="heading 2"/>
    <w:basedOn w:val="Normal"/>
    <w:next w:val="Normal"/>
    <w:link w:val="Heading2Char"/>
    <w:uiPriority w:val="9"/>
    <w:unhideWhenUsed/>
    <w:qFormat/>
    <w:rsid w:val="00837DD1"/>
    <w:pPr>
      <w:keepNext/>
      <w:keepLines/>
      <w:spacing w:before="200"/>
      <w:outlineLvl w:val="1"/>
    </w:pPr>
    <w:rPr>
      <w:rFonts w:eastAsiaTheme="majorEastAsia" w:cs="Times New Roman"/>
      <w:b/>
      <w:bCs/>
      <w:color w:val="000000" w:themeColor="text1"/>
    </w:rPr>
  </w:style>
  <w:style w:type="paragraph" w:styleId="Heading3">
    <w:name w:val="heading 3"/>
    <w:basedOn w:val="Normal"/>
    <w:next w:val="Normal"/>
    <w:link w:val="Heading3Char"/>
    <w:uiPriority w:val="9"/>
    <w:unhideWhenUsed/>
    <w:qFormat/>
    <w:rsid w:val="00837DD1"/>
    <w:pPr>
      <w:keepNext/>
      <w:keepLines/>
      <w:spacing w:before="200"/>
      <w:outlineLvl w:val="2"/>
    </w:pPr>
    <w:rPr>
      <w:rFonts w:eastAsiaTheme="majorEastAsia" w:cs="Times New Roman"/>
      <w:b/>
      <w:bCs/>
      <w:i/>
      <w:color w:val="000000" w:themeColor="text1"/>
    </w:rPr>
  </w:style>
  <w:style w:type="paragraph" w:styleId="Heading4">
    <w:name w:val="heading 4"/>
    <w:basedOn w:val="Normal"/>
    <w:next w:val="Normal"/>
    <w:link w:val="Heading4Char"/>
    <w:uiPriority w:val="9"/>
    <w:unhideWhenUsed/>
    <w:qFormat/>
    <w:rsid w:val="00837DD1"/>
    <w:pPr>
      <w:keepNext/>
      <w:keepLines/>
      <w:spacing w:before="200"/>
      <w:outlineLvl w:val="3"/>
    </w:pPr>
    <w:rPr>
      <w:b/>
      <w:bCs/>
      <w:i/>
      <w:iCs/>
      <w:szCs w:val="22"/>
    </w:rPr>
  </w:style>
  <w:style w:type="paragraph" w:styleId="Heading5">
    <w:name w:val="heading 5"/>
    <w:basedOn w:val="Normal"/>
    <w:next w:val="Normal"/>
    <w:link w:val="Heading5Char"/>
    <w:uiPriority w:val="9"/>
    <w:unhideWhenUsed/>
    <w:qFormat/>
    <w:rsid w:val="00837DD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7DD1"/>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0B66"/>
    <w:rPr>
      <w:rFonts w:ascii="Lucida Grande" w:hAnsi="Lucida Grande" w:cs="Lucida Grande"/>
      <w:sz w:val="18"/>
      <w:szCs w:val="18"/>
    </w:rPr>
  </w:style>
  <w:style w:type="character" w:customStyle="1" w:styleId="Heading1Char">
    <w:name w:val="Heading 1 Char"/>
    <w:basedOn w:val="DefaultParagraphFont"/>
    <w:link w:val="Heading1"/>
    <w:uiPriority w:val="9"/>
    <w:rsid w:val="00837DD1"/>
    <w:rPr>
      <w:rFonts w:ascii="Times New Roman" w:eastAsiaTheme="majorEastAsia" w:hAnsi="Times New Roman" w:cs="Times New Roman"/>
      <w:b/>
      <w:bCs/>
      <w:color w:val="000000" w:themeColor="text1"/>
      <w:sz w:val="28"/>
      <w:szCs w:val="32"/>
      <w:u w:val="single"/>
      <w:lang w:val="en-GB"/>
    </w:rPr>
  </w:style>
  <w:style w:type="character" w:customStyle="1" w:styleId="Heading2Char">
    <w:name w:val="Heading 2 Char"/>
    <w:basedOn w:val="DefaultParagraphFont"/>
    <w:link w:val="Heading2"/>
    <w:uiPriority w:val="9"/>
    <w:rsid w:val="00837DD1"/>
    <w:rPr>
      <w:rFonts w:ascii="Times New Roman" w:eastAsiaTheme="majorEastAsia" w:hAnsi="Times New Roman" w:cs="Times New Roman"/>
      <w:b/>
      <w:bCs/>
      <w:color w:val="000000" w:themeColor="text1"/>
      <w:lang w:val="en-GB"/>
    </w:rPr>
  </w:style>
  <w:style w:type="character" w:customStyle="1" w:styleId="Heading3Char">
    <w:name w:val="Heading 3 Char"/>
    <w:basedOn w:val="DefaultParagraphFont"/>
    <w:link w:val="Heading3"/>
    <w:uiPriority w:val="9"/>
    <w:rsid w:val="00837DD1"/>
    <w:rPr>
      <w:rFonts w:ascii="Times New Roman" w:eastAsiaTheme="majorEastAsia" w:hAnsi="Times New Roman" w:cs="Times New Roman"/>
      <w:b/>
      <w:bCs/>
      <w:i/>
      <w:color w:val="000000" w:themeColor="text1"/>
      <w:lang w:val="en-GB"/>
    </w:rPr>
  </w:style>
  <w:style w:type="character" w:customStyle="1" w:styleId="Heading4Char">
    <w:name w:val="Heading 4 Char"/>
    <w:basedOn w:val="DefaultParagraphFont"/>
    <w:link w:val="Heading4"/>
    <w:uiPriority w:val="9"/>
    <w:rsid w:val="00837DD1"/>
    <w:rPr>
      <w:rFonts w:ascii="Times New Roman" w:hAnsi="Times New Roman"/>
      <w:b/>
      <w:bCs/>
      <w:i/>
      <w:iCs/>
      <w:szCs w:val="22"/>
      <w:lang w:val="en-GB"/>
    </w:rPr>
  </w:style>
  <w:style w:type="character" w:customStyle="1" w:styleId="Heading5Char">
    <w:name w:val="Heading 5 Char"/>
    <w:basedOn w:val="DefaultParagraphFont"/>
    <w:link w:val="Heading5"/>
    <w:uiPriority w:val="9"/>
    <w:rsid w:val="00837DD1"/>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837DD1"/>
    <w:rPr>
      <w:rFonts w:asciiTheme="majorHAnsi" w:eastAsiaTheme="majorEastAsia" w:hAnsiTheme="majorHAnsi" w:cstheme="majorBidi"/>
      <w:i/>
      <w:iCs/>
      <w:color w:val="243F60" w:themeColor="accent1" w:themeShade="7F"/>
      <w:lang w:val="en-GB"/>
    </w:rPr>
  </w:style>
  <w:style w:type="paragraph" w:styleId="FootnoteText">
    <w:name w:val="footnote text"/>
    <w:basedOn w:val="Normal"/>
    <w:link w:val="FootnoteTextChar"/>
    <w:autoRedefine/>
    <w:uiPriority w:val="99"/>
    <w:unhideWhenUsed/>
    <w:qFormat/>
    <w:rsid w:val="00837DD1"/>
    <w:pPr>
      <w:spacing w:line="240" w:lineRule="auto"/>
    </w:pPr>
    <w:rPr>
      <w:sz w:val="18"/>
      <w:szCs w:val="18"/>
    </w:rPr>
  </w:style>
  <w:style w:type="character" w:customStyle="1" w:styleId="FootnoteTextChar">
    <w:name w:val="Footnote Text Char"/>
    <w:basedOn w:val="DefaultParagraphFont"/>
    <w:link w:val="FootnoteText"/>
    <w:uiPriority w:val="99"/>
    <w:rsid w:val="00837DD1"/>
    <w:rPr>
      <w:rFonts w:ascii="Times New Roman" w:hAnsi="Times New Roman"/>
      <w:sz w:val="18"/>
      <w:szCs w:val="18"/>
      <w:lang w:val="en-GB"/>
    </w:rPr>
  </w:style>
  <w:style w:type="character" w:styleId="FootnoteReference">
    <w:name w:val="footnote reference"/>
    <w:basedOn w:val="DefaultParagraphFont"/>
    <w:uiPriority w:val="99"/>
    <w:unhideWhenUsed/>
    <w:rsid w:val="00837DD1"/>
    <w:rPr>
      <w:vertAlign w:val="superscript"/>
    </w:rPr>
  </w:style>
  <w:style w:type="character" w:styleId="CommentReference">
    <w:name w:val="annotation reference"/>
    <w:basedOn w:val="DefaultParagraphFont"/>
    <w:uiPriority w:val="99"/>
    <w:semiHidden/>
    <w:unhideWhenUsed/>
    <w:rsid w:val="00837DD1"/>
    <w:rPr>
      <w:sz w:val="18"/>
      <w:szCs w:val="18"/>
    </w:rPr>
  </w:style>
  <w:style w:type="paragraph" w:styleId="CommentText">
    <w:name w:val="annotation text"/>
    <w:basedOn w:val="Normal"/>
    <w:link w:val="CommentTextChar"/>
    <w:uiPriority w:val="99"/>
    <w:semiHidden/>
    <w:unhideWhenUsed/>
    <w:rsid w:val="00837DD1"/>
  </w:style>
  <w:style w:type="character" w:customStyle="1" w:styleId="CommentTextChar">
    <w:name w:val="Comment Text Char"/>
    <w:basedOn w:val="DefaultParagraphFont"/>
    <w:link w:val="CommentText"/>
    <w:uiPriority w:val="99"/>
    <w:semiHidden/>
    <w:rsid w:val="00837DD1"/>
    <w:rPr>
      <w:rFonts w:ascii="Times New Roman" w:hAnsi="Times New Roman"/>
      <w:lang w:val="en-GB"/>
    </w:rPr>
  </w:style>
  <w:style w:type="paragraph" w:styleId="ListParagraph">
    <w:name w:val="List Paragraph"/>
    <w:basedOn w:val="Normal"/>
    <w:uiPriority w:val="34"/>
    <w:qFormat/>
    <w:rsid w:val="00837DD1"/>
    <w:pPr>
      <w:ind w:left="720"/>
      <w:contextualSpacing/>
    </w:pPr>
  </w:style>
  <w:style w:type="table" w:styleId="TableGrid">
    <w:name w:val="Table Grid"/>
    <w:basedOn w:val="TableNormal"/>
    <w:uiPriority w:val="59"/>
    <w:rsid w:val="00837DD1"/>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lockQuote">
    <w:name w:val="Block Quote"/>
    <w:basedOn w:val="Normal"/>
    <w:next w:val="Normal"/>
    <w:qFormat/>
    <w:rsid w:val="00837DD1"/>
    <w:pPr>
      <w:spacing w:before="120" w:after="120" w:line="240" w:lineRule="auto"/>
      <w:ind w:left="720"/>
    </w:pPr>
    <w:rPr>
      <w:lang w:val="en-US"/>
    </w:rPr>
  </w:style>
  <w:style w:type="paragraph" w:styleId="Footer">
    <w:name w:val="footer"/>
    <w:basedOn w:val="Normal"/>
    <w:link w:val="FooterChar"/>
    <w:uiPriority w:val="99"/>
    <w:unhideWhenUsed/>
    <w:rsid w:val="00837DD1"/>
    <w:pPr>
      <w:tabs>
        <w:tab w:val="center" w:pos="4320"/>
        <w:tab w:val="right" w:pos="8640"/>
      </w:tabs>
    </w:pPr>
    <w:rPr>
      <w:lang w:val="en-US"/>
    </w:rPr>
  </w:style>
  <w:style w:type="character" w:customStyle="1" w:styleId="FooterChar">
    <w:name w:val="Footer Char"/>
    <w:basedOn w:val="DefaultParagraphFont"/>
    <w:link w:val="Footer"/>
    <w:uiPriority w:val="99"/>
    <w:rsid w:val="00837DD1"/>
    <w:rPr>
      <w:rFonts w:ascii="Times New Roman" w:hAnsi="Times New Roman"/>
    </w:rPr>
  </w:style>
  <w:style w:type="character" w:styleId="PageNumber">
    <w:name w:val="page number"/>
    <w:basedOn w:val="DefaultParagraphFont"/>
    <w:uiPriority w:val="99"/>
    <w:semiHidden/>
    <w:unhideWhenUsed/>
    <w:rsid w:val="00837DD1"/>
  </w:style>
  <w:style w:type="paragraph" w:customStyle="1" w:styleId="quote">
    <w:name w:val="quote"/>
    <w:basedOn w:val="Normal"/>
    <w:rsid w:val="00837DD1"/>
    <w:pPr>
      <w:ind w:left="720" w:right="929"/>
    </w:pPr>
    <w:rPr>
      <w:rFonts w:eastAsia="Times New Roman" w:cs="Times New Roman"/>
      <w:lang w:val="en-US"/>
    </w:rPr>
  </w:style>
  <w:style w:type="character" w:styleId="Hyperlink">
    <w:name w:val="Hyperlink"/>
    <w:basedOn w:val="DefaultParagraphFont"/>
    <w:uiPriority w:val="99"/>
    <w:unhideWhenUsed/>
    <w:rsid w:val="00837DD1"/>
    <w:rPr>
      <w:color w:val="0000FF" w:themeColor="hyperlink"/>
      <w:u w:val="single"/>
    </w:rPr>
  </w:style>
  <w:style w:type="paragraph" w:styleId="DocumentMap">
    <w:name w:val="Document Map"/>
    <w:basedOn w:val="Normal"/>
    <w:link w:val="DocumentMapChar"/>
    <w:uiPriority w:val="99"/>
    <w:semiHidden/>
    <w:unhideWhenUsed/>
    <w:rsid w:val="00837DD1"/>
    <w:rPr>
      <w:rFonts w:ascii="Lucida Grande" w:hAnsi="Lucida Grande" w:cs="Lucida Grande"/>
      <w:lang w:val="en-US"/>
    </w:rPr>
  </w:style>
  <w:style w:type="character" w:customStyle="1" w:styleId="DocumentMapChar">
    <w:name w:val="Document Map Char"/>
    <w:basedOn w:val="DefaultParagraphFont"/>
    <w:link w:val="DocumentMap"/>
    <w:uiPriority w:val="99"/>
    <w:semiHidden/>
    <w:rsid w:val="00837DD1"/>
    <w:rPr>
      <w:rFonts w:ascii="Lucida Grande" w:hAnsi="Lucida Grande" w:cs="Lucida Grande"/>
    </w:rPr>
  </w:style>
  <w:style w:type="paragraph" w:styleId="Header">
    <w:name w:val="header"/>
    <w:basedOn w:val="Normal"/>
    <w:link w:val="HeaderChar"/>
    <w:uiPriority w:val="99"/>
    <w:unhideWhenUsed/>
    <w:rsid w:val="00837DD1"/>
    <w:pPr>
      <w:tabs>
        <w:tab w:val="center" w:pos="4320"/>
        <w:tab w:val="right" w:pos="8640"/>
      </w:tabs>
    </w:pPr>
    <w:rPr>
      <w:lang w:val="en-US"/>
    </w:rPr>
  </w:style>
  <w:style w:type="character" w:customStyle="1" w:styleId="HeaderChar">
    <w:name w:val="Header Char"/>
    <w:basedOn w:val="DefaultParagraphFont"/>
    <w:link w:val="Header"/>
    <w:uiPriority w:val="99"/>
    <w:rsid w:val="00837DD1"/>
    <w:rPr>
      <w:rFonts w:ascii="Times New Roman" w:hAnsi="Times New Roman"/>
    </w:rPr>
  </w:style>
  <w:style w:type="paragraph" w:customStyle="1" w:styleId="AcademicNormal">
    <w:name w:val="AcademicNormal"/>
    <w:basedOn w:val="Normal"/>
    <w:rsid w:val="00837DD1"/>
    <w:pPr>
      <w:jc w:val="both"/>
    </w:pPr>
    <w:rPr>
      <w:rFonts w:ascii="Garamond" w:eastAsia="Times" w:hAnsi="Garamond" w:cs="Times New Roman"/>
      <w:szCs w:val="20"/>
    </w:rPr>
  </w:style>
  <w:style w:type="paragraph" w:customStyle="1" w:styleId="Chapter">
    <w:name w:val="Chapter"/>
    <w:basedOn w:val="Normal"/>
    <w:rsid w:val="00837DD1"/>
    <w:pPr>
      <w:widowControl w:val="0"/>
      <w:tabs>
        <w:tab w:val="left" w:pos="287"/>
        <w:tab w:val="left" w:pos="1200"/>
        <w:tab w:val="left" w:pos="1600"/>
        <w:tab w:val="left" w:pos="2000"/>
      </w:tabs>
      <w:autoSpaceDE w:val="0"/>
      <w:autoSpaceDN w:val="0"/>
      <w:adjustRightInd w:val="0"/>
    </w:pPr>
    <w:rPr>
      <w:rFonts w:ascii="Garamond" w:eastAsia="Times New Roman" w:hAnsi="Garamond" w:cs="Times New Roman"/>
      <w:b/>
      <w:bCs/>
      <w:color w:val="000000"/>
      <w:sz w:val="32"/>
      <w:szCs w:val="22"/>
      <w:lang w:val="en-US"/>
    </w:rPr>
  </w:style>
  <w:style w:type="paragraph" w:styleId="Revision">
    <w:name w:val="Revision"/>
    <w:hidden/>
    <w:uiPriority w:val="99"/>
    <w:semiHidden/>
    <w:rsid w:val="00837DD1"/>
    <w:rPr>
      <w:rFonts w:ascii="Times New Roman" w:hAnsi="Times New Roman"/>
      <w:lang w:val="en-GB"/>
    </w:rPr>
  </w:style>
  <w:style w:type="paragraph" w:styleId="NoSpacing">
    <w:name w:val="No Spacing"/>
    <w:uiPriority w:val="1"/>
    <w:qFormat/>
    <w:rsid w:val="00837DD1"/>
    <w:rPr>
      <w:rFonts w:ascii="Times New Roman" w:hAnsi="Times New Roman"/>
      <w:lang w:val="en-GB"/>
    </w:rPr>
  </w:style>
  <w:style w:type="paragraph" w:styleId="NormalWeb">
    <w:name w:val="Normal (Web)"/>
    <w:basedOn w:val="Normal"/>
    <w:uiPriority w:val="99"/>
    <w:unhideWhenUsed/>
    <w:rsid w:val="00837DD1"/>
    <w:pPr>
      <w:spacing w:before="100" w:beforeAutospacing="1" w:after="100" w:afterAutospacing="1" w:line="240" w:lineRule="auto"/>
    </w:pPr>
    <w:rPr>
      <w:rFonts w:ascii="Times" w:hAnsi="Times" w:cs="Times New Roman"/>
      <w:sz w:val="20"/>
      <w:szCs w:val="20"/>
    </w:rPr>
  </w:style>
  <w:style w:type="character" w:styleId="SubtleEmphasis">
    <w:name w:val="Subtle Emphasis"/>
    <w:basedOn w:val="DefaultParagraphFont"/>
    <w:uiPriority w:val="19"/>
    <w:qFormat/>
    <w:rsid w:val="00837DD1"/>
    <w:rPr>
      <w:i/>
      <w:iCs/>
      <w:color w:val="808080" w:themeColor="text1" w:themeTint="7F"/>
    </w:rPr>
  </w:style>
  <w:style w:type="paragraph" w:styleId="TOC1">
    <w:name w:val="toc 1"/>
    <w:basedOn w:val="Normal"/>
    <w:next w:val="Normal"/>
    <w:autoRedefine/>
    <w:uiPriority w:val="39"/>
    <w:unhideWhenUsed/>
    <w:rsid w:val="00837DD1"/>
    <w:pPr>
      <w:tabs>
        <w:tab w:val="right" w:leader="dot" w:pos="8290"/>
      </w:tabs>
      <w:spacing w:before="120"/>
    </w:pPr>
    <w:rPr>
      <w:rFonts w:asciiTheme="minorHAnsi" w:hAnsiTheme="minorHAnsi"/>
      <w:b/>
    </w:rPr>
  </w:style>
  <w:style w:type="paragraph" w:styleId="TOC2">
    <w:name w:val="toc 2"/>
    <w:basedOn w:val="Normal"/>
    <w:next w:val="Normal"/>
    <w:autoRedefine/>
    <w:uiPriority w:val="39"/>
    <w:unhideWhenUsed/>
    <w:rsid w:val="00837DD1"/>
    <w:pPr>
      <w:ind w:left="240"/>
    </w:pPr>
    <w:rPr>
      <w:rFonts w:asciiTheme="minorHAnsi" w:hAnsiTheme="minorHAnsi"/>
      <w:b/>
      <w:sz w:val="22"/>
      <w:szCs w:val="22"/>
    </w:rPr>
  </w:style>
  <w:style w:type="paragraph" w:styleId="TOC3">
    <w:name w:val="toc 3"/>
    <w:basedOn w:val="Normal"/>
    <w:next w:val="Normal"/>
    <w:autoRedefine/>
    <w:uiPriority w:val="39"/>
    <w:unhideWhenUsed/>
    <w:rsid w:val="00837DD1"/>
    <w:pPr>
      <w:ind w:left="480"/>
    </w:pPr>
    <w:rPr>
      <w:rFonts w:asciiTheme="minorHAnsi" w:hAnsiTheme="minorHAnsi"/>
      <w:sz w:val="22"/>
      <w:szCs w:val="22"/>
    </w:rPr>
  </w:style>
  <w:style w:type="paragraph" w:styleId="TOC4">
    <w:name w:val="toc 4"/>
    <w:basedOn w:val="Normal"/>
    <w:next w:val="Normal"/>
    <w:autoRedefine/>
    <w:uiPriority w:val="39"/>
    <w:unhideWhenUsed/>
    <w:rsid w:val="00837DD1"/>
    <w:pPr>
      <w:ind w:left="720"/>
    </w:pPr>
    <w:rPr>
      <w:rFonts w:asciiTheme="minorHAnsi" w:hAnsiTheme="minorHAnsi"/>
      <w:sz w:val="20"/>
      <w:szCs w:val="20"/>
    </w:rPr>
  </w:style>
  <w:style w:type="paragraph" w:styleId="TOC5">
    <w:name w:val="toc 5"/>
    <w:basedOn w:val="Normal"/>
    <w:next w:val="Normal"/>
    <w:autoRedefine/>
    <w:uiPriority w:val="39"/>
    <w:unhideWhenUsed/>
    <w:rsid w:val="00837DD1"/>
    <w:pPr>
      <w:ind w:left="960"/>
    </w:pPr>
    <w:rPr>
      <w:rFonts w:asciiTheme="minorHAnsi" w:hAnsiTheme="minorHAnsi"/>
      <w:sz w:val="20"/>
      <w:szCs w:val="20"/>
    </w:rPr>
  </w:style>
  <w:style w:type="paragraph" w:styleId="TOC6">
    <w:name w:val="toc 6"/>
    <w:basedOn w:val="Normal"/>
    <w:next w:val="Normal"/>
    <w:autoRedefine/>
    <w:uiPriority w:val="39"/>
    <w:unhideWhenUsed/>
    <w:rsid w:val="00837DD1"/>
    <w:pPr>
      <w:ind w:left="1200"/>
    </w:pPr>
    <w:rPr>
      <w:rFonts w:asciiTheme="minorHAnsi" w:hAnsiTheme="minorHAnsi"/>
      <w:sz w:val="20"/>
      <w:szCs w:val="20"/>
    </w:rPr>
  </w:style>
  <w:style w:type="paragraph" w:styleId="TOC7">
    <w:name w:val="toc 7"/>
    <w:basedOn w:val="Normal"/>
    <w:next w:val="Normal"/>
    <w:autoRedefine/>
    <w:uiPriority w:val="39"/>
    <w:unhideWhenUsed/>
    <w:rsid w:val="00837DD1"/>
    <w:pPr>
      <w:ind w:left="1440"/>
    </w:pPr>
    <w:rPr>
      <w:rFonts w:asciiTheme="minorHAnsi" w:hAnsiTheme="minorHAnsi"/>
      <w:sz w:val="20"/>
      <w:szCs w:val="20"/>
    </w:rPr>
  </w:style>
  <w:style w:type="paragraph" w:styleId="TOC8">
    <w:name w:val="toc 8"/>
    <w:basedOn w:val="Normal"/>
    <w:next w:val="Normal"/>
    <w:autoRedefine/>
    <w:uiPriority w:val="39"/>
    <w:unhideWhenUsed/>
    <w:rsid w:val="00837DD1"/>
    <w:pPr>
      <w:ind w:left="1680"/>
    </w:pPr>
    <w:rPr>
      <w:rFonts w:asciiTheme="minorHAnsi" w:hAnsiTheme="minorHAnsi"/>
      <w:sz w:val="20"/>
      <w:szCs w:val="20"/>
    </w:rPr>
  </w:style>
  <w:style w:type="paragraph" w:styleId="TOC9">
    <w:name w:val="toc 9"/>
    <w:basedOn w:val="Normal"/>
    <w:next w:val="Normal"/>
    <w:autoRedefine/>
    <w:uiPriority w:val="39"/>
    <w:unhideWhenUsed/>
    <w:rsid w:val="00837DD1"/>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837DD1"/>
    <w:rPr>
      <w:color w:val="800080" w:themeColor="followedHyperlink"/>
      <w:u w:val="single"/>
    </w:rPr>
  </w:style>
  <w:style w:type="paragraph" w:styleId="Caption">
    <w:name w:val="caption"/>
    <w:basedOn w:val="Normal"/>
    <w:next w:val="Normal"/>
    <w:uiPriority w:val="35"/>
    <w:unhideWhenUsed/>
    <w:qFormat/>
    <w:rsid w:val="00837DD1"/>
    <w:pPr>
      <w:spacing w:after="200" w:line="240" w:lineRule="auto"/>
      <w:jc w:val="center"/>
    </w:pPr>
    <w:rPr>
      <w:bCs/>
      <w:color w:val="000000" w:themeColor="text1"/>
      <w:sz w:val="18"/>
      <w:szCs w:val="18"/>
    </w:rPr>
  </w:style>
  <w:style w:type="paragraph" w:styleId="TableofFigures">
    <w:name w:val="table of figures"/>
    <w:basedOn w:val="Normal"/>
    <w:next w:val="Normal"/>
    <w:uiPriority w:val="99"/>
    <w:unhideWhenUsed/>
    <w:rsid w:val="00837DD1"/>
    <w:rPr>
      <w:rFonts w:asciiTheme="minorHAnsi" w:hAnsiTheme="minorHAnsi"/>
      <w:i/>
      <w:sz w:val="20"/>
      <w:szCs w:val="20"/>
    </w:rPr>
  </w:style>
  <w:style w:type="paragraph" w:styleId="CommentSubject">
    <w:name w:val="annotation subject"/>
    <w:basedOn w:val="CommentText"/>
    <w:next w:val="CommentText"/>
    <w:link w:val="CommentSubjectChar"/>
    <w:uiPriority w:val="99"/>
    <w:semiHidden/>
    <w:unhideWhenUsed/>
    <w:rsid w:val="00837DD1"/>
    <w:pPr>
      <w:spacing w:line="240" w:lineRule="auto"/>
    </w:pPr>
    <w:rPr>
      <w:b/>
      <w:bCs/>
      <w:sz w:val="20"/>
      <w:szCs w:val="20"/>
    </w:rPr>
  </w:style>
  <w:style w:type="character" w:customStyle="1" w:styleId="CommentSubjectChar">
    <w:name w:val="Comment Subject Char"/>
    <w:basedOn w:val="CommentTextChar"/>
    <w:link w:val="CommentSubject"/>
    <w:uiPriority w:val="99"/>
    <w:semiHidden/>
    <w:rsid w:val="00837DD1"/>
    <w:rPr>
      <w:rFonts w:ascii="Times New Roman" w:hAnsi="Times New Roman"/>
      <w:b/>
      <w:bCs/>
      <w:sz w:val="20"/>
      <w:szCs w:val="20"/>
      <w:lang w:val="en-GB"/>
    </w:rPr>
  </w:style>
  <w:style w:type="paragraph" w:styleId="BodyText">
    <w:name w:val="Body Text"/>
    <w:basedOn w:val="Normal"/>
    <w:link w:val="BodyTextChar"/>
    <w:uiPriority w:val="99"/>
    <w:unhideWhenUsed/>
    <w:rsid w:val="00A04EB4"/>
    <w:pPr>
      <w:spacing w:after="120"/>
    </w:pPr>
  </w:style>
  <w:style w:type="character" w:customStyle="1" w:styleId="BodyTextChar">
    <w:name w:val="Body Text Char"/>
    <w:basedOn w:val="DefaultParagraphFont"/>
    <w:link w:val="BodyText"/>
    <w:uiPriority w:val="99"/>
    <w:rsid w:val="00A04EB4"/>
    <w:rPr>
      <w:rFonts w:ascii="Times New Roman" w:hAnsi="Times New Roman"/>
      <w:lang w:val="en-GB"/>
    </w:rPr>
  </w:style>
  <w:style w:type="paragraph" w:styleId="BlockText">
    <w:name w:val="Block Text"/>
    <w:basedOn w:val="Normal"/>
    <w:uiPriority w:val="99"/>
    <w:unhideWhenUsed/>
    <w:rsid w:val="00A04EB4"/>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hAnsiTheme="minorHAnsi"/>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37</Pages>
  <Words>11329</Words>
  <Characters>64576</Characters>
  <Application>Microsoft Macintosh Word</Application>
  <DocSecurity>0</DocSecurity>
  <Lines>538</Lines>
  <Paragraphs>151</Paragraphs>
  <ScaleCrop>false</ScaleCrop>
  <Company>inc</Company>
  <LinksUpToDate>false</LinksUpToDate>
  <CharactersWithSpaces>75754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inc inc</dc:creator>
  <cp:keywords/>
  <dc:description/>
  <cp:lastModifiedBy>inc inc</cp:lastModifiedBy>
  <cp:revision>5</cp:revision>
  <dcterms:created xsi:type="dcterms:W3CDTF">2018-05-17T10:27:00Z</dcterms:created>
  <dcterms:modified xsi:type="dcterms:W3CDTF">2018-05-18T07:24:00Z</dcterms:modified>
</cp:coreProperties>
</file>